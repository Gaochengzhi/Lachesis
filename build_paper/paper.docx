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6C2E2" w14:textId="77777777" w:rsidR="00AB161B" w:rsidRDefault="00AB161B">
      <w:pPr>
        <w:rPr>
          <w:sz w:val="28"/>
        </w:rPr>
      </w:pPr>
    </w:p>
    <w:p w14:paraId="11EF182B" w14:textId="77777777" w:rsidR="00AB161B" w:rsidRDefault="00AB161B">
      <w:pPr>
        <w:jc w:val="center"/>
        <w:rPr>
          <w:rFonts w:eastAsia="黑体"/>
          <w:b/>
          <w:sz w:val="52"/>
        </w:rPr>
      </w:pPr>
      <w:r>
        <w:rPr>
          <w:rFonts w:eastAsia="黑体" w:hint="eastAsia"/>
          <w:b/>
          <w:sz w:val="52"/>
        </w:rPr>
        <w:t>安</w:t>
      </w:r>
      <w:r>
        <w:rPr>
          <w:rFonts w:eastAsia="黑体" w:hint="eastAsia"/>
          <w:b/>
          <w:sz w:val="52"/>
        </w:rPr>
        <w:t xml:space="preserve"> </w:t>
      </w:r>
      <w:r>
        <w:rPr>
          <w:rFonts w:eastAsia="黑体" w:hint="eastAsia"/>
          <w:b/>
          <w:sz w:val="52"/>
        </w:rPr>
        <w:t>徽</w:t>
      </w:r>
      <w:r>
        <w:rPr>
          <w:rFonts w:eastAsia="黑体" w:hint="eastAsia"/>
          <w:b/>
          <w:sz w:val="52"/>
        </w:rPr>
        <w:t xml:space="preserve"> </w:t>
      </w:r>
      <w:r>
        <w:rPr>
          <w:rFonts w:eastAsia="黑体" w:hint="eastAsia"/>
          <w:b/>
          <w:sz w:val="52"/>
        </w:rPr>
        <w:t>农</w:t>
      </w:r>
      <w:r>
        <w:rPr>
          <w:rFonts w:eastAsia="黑体" w:hint="eastAsia"/>
          <w:b/>
          <w:sz w:val="52"/>
        </w:rPr>
        <w:t xml:space="preserve"> </w:t>
      </w:r>
      <w:r>
        <w:rPr>
          <w:rFonts w:eastAsia="黑体" w:hint="eastAsia"/>
          <w:b/>
          <w:sz w:val="52"/>
        </w:rPr>
        <w:t>业</w:t>
      </w:r>
      <w:r>
        <w:rPr>
          <w:rFonts w:eastAsia="黑体" w:hint="eastAsia"/>
          <w:b/>
          <w:sz w:val="52"/>
        </w:rPr>
        <w:t xml:space="preserve"> </w:t>
      </w:r>
      <w:r>
        <w:rPr>
          <w:rFonts w:eastAsia="黑体" w:hint="eastAsia"/>
          <w:b/>
          <w:sz w:val="52"/>
        </w:rPr>
        <w:t>大</w:t>
      </w:r>
      <w:r>
        <w:rPr>
          <w:rFonts w:eastAsia="黑体" w:hint="eastAsia"/>
          <w:b/>
          <w:sz w:val="52"/>
        </w:rPr>
        <w:t xml:space="preserve"> </w:t>
      </w:r>
      <w:r>
        <w:rPr>
          <w:rFonts w:eastAsia="黑体" w:hint="eastAsia"/>
          <w:b/>
          <w:sz w:val="52"/>
        </w:rPr>
        <w:t>学</w:t>
      </w:r>
    </w:p>
    <w:p w14:paraId="1C7EE8B7" w14:textId="77777777" w:rsidR="00AB161B" w:rsidRDefault="00AB161B">
      <w:pPr>
        <w:ind w:left="630"/>
        <w:jc w:val="center"/>
        <w:rPr>
          <w:rFonts w:eastAsia="黑体"/>
          <w:b/>
          <w:sz w:val="48"/>
        </w:rPr>
      </w:pPr>
    </w:p>
    <w:p w14:paraId="4BB265B5" w14:textId="77777777" w:rsidR="00AB161B" w:rsidRDefault="00AB161B">
      <w:pPr>
        <w:jc w:val="center"/>
        <w:rPr>
          <w:rFonts w:eastAsia="黑体"/>
          <w:b/>
          <w:sz w:val="84"/>
        </w:rPr>
      </w:pPr>
      <w:r>
        <w:rPr>
          <w:rFonts w:eastAsia="黑体" w:hint="eastAsia"/>
          <w:b/>
          <w:sz w:val="84"/>
        </w:rPr>
        <w:t>毕</w:t>
      </w:r>
      <w:r>
        <w:rPr>
          <w:rFonts w:eastAsia="黑体" w:hint="eastAsia"/>
          <w:b/>
          <w:sz w:val="84"/>
        </w:rPr>
        <w:t xml:space="preserve"> </w:t>
      </w:r>
      <w:r>
        <w:rPr>
          <w:rFonts w:eastAsia="黑体" w:hint="eastAsia"/>
          <w:b/>
          <w:sz w:val="84"/>
        </w:rPr>
        <w:t>业</w:t>
      </w:r>
      <w:r>
        <w:rPr>
          <w:rFonts w:eastAsia="黑体" w:hint="eastAsia"/>
          <w:b/>
          <w:sz w:val="84"/>
        </w:rPr>
        <w:t xml:space="preserve"> </w:t>
      </w:r>
      <w:r>
        <w:rPr>
          <w:rFonts w:eastAsia="黑体" w:hint="eastAsia"/>
          <w:b/>
          <w:sz w:val="84"/>
        </w:rPr>
        <w:t>论</w:t>
      </w:r>
      <w:r>
        <w:rPr>
          <w:rFonts w:eastAsia="黑体" w:hint="eastAsia"/>
          <w:b/>
          <w:sz w:val="84"/>
        </w:rPr>
        <w:t xml:space="preserve"> </w:t>
      </w:r>
      <w:r>
        <w:rPr>
          <w:rFonts w:eastAsia="黑体" w:hint="eastAsia"/>
          <w:b/>
          <w:sz w:val="84"/>
        </w:rPr>
        <w:t>文（设计）</w:t>
      </w:r>
    </w:p>
    <w:p w14:paraId="15F4B78F" w14:textId="77777777" w:rsidR="00AB161B" w:rsidRDefault="00AB161B">
      <w:pPr>
        <w:ind w:left="630"/>
        <w:jc w:val="center"/>
        <w:rPr>
          <w:rFonts w:eastAsia="黑体"/>
          <w:b/>
          <w:sz w:val="52"/>
        </w:rPr>
      </w:pPr>
    </w:p>
    <w:p w14:paraId="6832A484" w14:textId="77777777" w:rsidR="00AB161B" w:rsidRDefault="00AB161B">
      <w:pPr>
        <w:ind w:left="630"/>
        <w:rPr>
          <w:b/>
          <w:sz w:val="30"/>
        </w:rPr>
      </w:pPr>
    </w:p>
    <w:p w14:paraId="79DE454D" w14:textId="77777777" w:rsidR="00AB161B" w:rsidRDefault="00AB161B">
      <w:pPr>
        <w:ind w:left="630"/>
        <w:rPr>
          <w:b/>
          <w:sz w:val="30"/>
        </w:rPr>
      </w:pPr>
    </w:p>
    <w:p w14:paraId="5F1583A5" w14:textId="77777777" w:rsidR="00AB161B" w:rsidRDefault="00AB161B">
      <w:pPr>
        <w:ind w:left="630"/>
        <w:rPr>
          <w:b/>
          <w:sz w:val="30"/>
        </w:rPr>
      </w:pPr>
    </w:p>
    <w:p w14:paraId="576847B4" w14:textId="77777777" w:rsidR="00AB161B" w:rsidRDefault="00AB161B" w:rsidP="000A13E6">
      <w:pPr>
        <w:spacing w:line="360" w:lineRule="auto"/>
        <w:ind w:left="630"/>
        <w:rPr>
          <w:b/>
          <w:sz w:val="30"/>
        </w:rPr>
      </w:pPr>
    </w:p>
    <w:p w14:paraId="56939A68" w14:textId="77777777" w:rsidR="00AB161B" w:rsidRDefault="00AB161B" w:rsidP="000A13E6">
      <w:pPr>
        <w:spacing w:line="360" w:lineRule="auto"/>
        <w:rPr>
          <w:b/>
          <w:sz w:val="30"/>
          <w:u w:val="single"/>
        </w:rPr>
      </w:pPr>
      <w:bookmarkStart w:id="2" w:name="OLE_LINK180"/>
      <w:r>
        <w:rPr>
          <w:rFonts w:hint="eastAsia"/>
          <w:b/>
          <w:sz w:val="30"/>
        </w:rPr>
        <w:t>论文题目</w:t>
      </w:r>
      <w:r>
        <w:rPr>
          <w:b/>
          <w:sz w:val="30"/>
        </w:rPr>
        <w:t xml:space="preserve"> </w:t>
      </w:r>
      <w:r w:rsidRPr="00927D7B">
        <w:rPr>
          <w:rFonts w:hint="eastAsia"/>
          <w:b/>
          <w:sz w:val="30"/>
          <w:u w:val="single"/>
        </w:rPr>
        <w:t>基于lambda演算的函数式语言解释器的设计与实现</w:t>
      </w:r>
      <w:r>
        <w:rPr>
          <w:rFonts w:hint="eastAsia"/>
          <w:b/>
          <w:sz w:val="30"/>
          <w:u w:val="single"/>
        </w:rPr>
        <w:t xml:space="preserve">                                </w:t>
      </w:r>
    </w:p>
    <w:p w14:paraId="779775B3" w14:textId="5546E473" w:rsidR="00AB161B" w:rsidRDefault="00AB161B" w:rsidP="000A13E6">
      <w:pPr>
        <w:spacing w:line="360" w:lineRule="auto"/>
        <w:rPr>
          <w:rFonts w:eastAsia="黑体"/>
          <w:sz w:val="30"/>
        </w:rPr>
      </w:pPr>
      <w:r>
        <w:rPr>
          <w:rFonts w:eastAsia="黑体" w:hint="eastAsia"/>
          <w:sz w:val="30"/>
        </w:rPr>
        <w:t>姓</w:t>
      </w:r>
      <w:r>
        <w:rPr>
          <w:rFonts w:eastAsia="黑体" w:hint="eastAsia"/>
          <w:sz w:val="30"/>
        </w:rPr>
        <w:t xml:space="preserve">    </w:t>
      </w:r>
      <w:r>
        <w:rPr>
          <w:rFonts w:eastAsia="黑体" w:hint="eastAsia"/>
          <w:sz w:val="30"/>
        </w:rPr>
        <w:t>名</w:t>
      </w:r>
      <w:r>
        <w:rPr>
          <w:rFonts w:eastAsia="黑体"/>
          <w:sz w:val="30"/>
        </w:rPr>
        <w:t xml:space="preserve"> </w:t>
      </w:r>
      <w:r>
        <w:rPr>
          <w:rFonts w:eastAsia="黑体" w:hint="eastAsia"/>
          <w:sz w:val="30"/>
          <w:u w:val="single"/>
        </w:rPr>
        <w:t xml:space="preserve">  </w:t>
      </w:r>
      <w:r>
        <w:rPr>
          <w:rFonts w:eastAsia="黑体"/>
          <w:sz w:val="30"/>
          <w:u w:val="single"/>
        </w:rPr>
        <w:t xml:space="preserve">  </w:t>
      </w:r>
      <w:r>
        <w:rPr>
          <w:rFonts w:eastAsia="黑体" w:hint="eastAsia"/>
          <w:sz w:val="30"/>
          <w:u w:val="single"/>
        </w:rPr>
        <w:t>高成志</w:t>
      </w:r>
      <w:r>
        <w:rPr>
          <w:rFonts w:eastAsia="黑体" w:hint="eastAsia"/>
          <w:sz w:val="30"/>
          <w:u w:val="single"/>
        </w:rPr>
        <w:t xml:space="preserve">  </w:t>
      </w:r>
      <w:r>
        <w:rPr>
          <w:rFonts w:eastAsia="黑体"/>
          <w:sz w:val="30"/>
          <w:u w:val="single"/>
        </w:rPr>
        <w:t xml:space="preserve">  </w:t>
      </w:r>
      <w:r>
        <w:rPr>
          <w:rFonts w:eastAsia="黑体" w:hint="eastAsia"/>
          <w:sz w:val="30"/>
        </w:rPr>
        <w:t xml:space="preserve"> </w:t>
      </w:r>
      <w:r>
        <w:rPr>
          <w:rFonts w:eastAsia="黑体"/>
          <w:sz w:val="30"/>
        </w:rPr>
        <w:t xml:space="preserve"> </w:t>
      </w:r>
      <w:r>
        <w:rPr>
          <w:rFonts w:eastAsia="黑体" w:hint="eastAsia"/>
          <w:sz w:val="30"/>
        </w:rPr>
        <w:t>学</w:t>
      </w:r>
      <w:r>
        <w:rPr>
          <w:rFonts w:eastAsia="黑体"/>
          <w:sz w:val="30"/>
        </w:rPr>
        <w:t xml:space="preserve">  </w:t>
      </w:r>
      <w:r>
        <w:rPr>
          <w:rFonts w:eastAsia="黑体" w:hint="eastAsia"/>
          <w:sz w:val="30"/>
        </w:rPr>
        <w:t xml:space="preserve"> </w:t>
      </w:r>
      <w:r>
        <w:rPr>
          <w:rFonts w:eastAsia="黑体"/>
          <w:sz w:val="30"/>
        </w:rPr>
        <w:t xml:space="preserve">  </w:t>
      </w:r>
      <w:r>
        <w:rPr>
          <w:rFonts w:eastAsia="黑体" w:hint="eastAsia"/>
          <w:sz w:val="30"/>
        </w:rPr>
        <w:t>号</w:t>
      </w:r>
      <w:r>
        <w:rPr>
          <w:rFonts w:eastAsia="黑体"/>
          <w:sz w:val="30"/>
        </w:rPr>
        <w:t xml:space="preserve">  </w:t>
      </w:r>
      <w:r>
        <w:rPr>
          <w:rFonts w:eastAsia="黑体"/>
          <w:sz w:val="30"/>
          <w:u w:val="single"/>
        </w:rPr>
        <w:t xml:space="preserve">     </w:t>
      </w:r>
      <w:r>
        <w:rPr>
          <w:rFonts w:eastAsia="黑体" w:hint="eastAsia"/>
          <w:sz w:val="30"/>
          <w:u w:val="single"/>
        </w:rPr>
        <w:t>1</w:t>
      </w:r>
      <w:r>
        <w:rPr>
          <w:rFonts w:eastAsia="黑体"/>
          <w:sz w:val="30"/>
          <w:u w:val="single"/>
        </w:rPr>
        <w:t>8112722</w:t>
      </w:r>
      <w:r w:rsidR="0057468D">
        <w:rPr>
          <w:rFonts w:eastAsia="黑体"/>
          <w:sz w:val="30"/>
          <w:u w:val="single"/>
        </w:rPr>
        <w:t>_____</w:t>
      </w:r>
      <w:r>
        <w:rPr>
          <w:rFonts w:eastAsia="黑体" w:hint="eastAsia"/>
          <w:sz w:val="30"/>
          <w:u w:val="single"/>
        </w:rPr>
        <w:t xml:space="preserve"> </w:t>
      </w:r>
      <w:r>
        <w:rPr>
          <w:rFonts w:eastAsia="黑体"/>
          <w:sz w:val="30"/>
          <w:u w:val="single"/>
        </w:rPr>
        <w:t xml:space="preserve">   </w:t>
      </w:r>
      <w:r>
        <w:rPr>
          <w:rFonts w:eastAsia="黑体" w:hint="eastAsia"/>
          <w:sz w:val="30"/>
          <w:u w:val="single"/>
        </w:rPr>
        <w:t xml:space="preserve"> </w:t>
      </w:r>
    </w:p>
    <w:p w14:paraId="088B3FC7" w14:textId="564C401E" w:rsidR="00AB161B" w:rsidRDefault="00AB161B" w:rsidP="000A13E6">
      <w:pPr>
        <w:spacing w:line="360" w:lineRule="auto"/>
        <w:rPr>
          <w:rFonts w:eastAsia="黑体"/>
          <w:sz w:val="30"/>
        </w:rPr>
      </w:pPr>
      <w:r>
        <w:rPr>
          <w:rFonts w:eastAsia="黑体" w:hint="eastAsia"/>
          <w:sz w:val="30"/>
        </w:rPr>
        <w:t>学</w:t>
      </w:r>
      <w:r>
        <w:rPr>
          <w:rFonts w:eastAsia="黑体" w:hint="eastAsia"/>
          <w:sz w:val="30"/>
        </w:rPr>
        <w:t xml:space="preserve">    </w:t>
      </w:r>
      <w:r>
        <w:rPr>
          <w:rFonts w:eastAsia="黑体" w:hint="eastAsia"/>
          <w:sz w:val="30"/>
        </w:rPr>
        <w:t>院</w:t>
      </w:r>
      <w:r>
        <w:rPr>
          <w:rFonts w:eastAsia="黑体" w:hint="eastAsia"/>
          <w:sz w:val="30"/>
        </w:rPr>
        <w:t xml:space="preserve"> </w:t>
      </w:r>
      <w:r>
        <w:rPr>
          <w:rFonts w:eastAsia="黑体" w:hint="eastAsia"/>
          <w:sz w:val="30"/>
          <w:u w:val="single"/>
        </w:rPr>
        <w:t xml:space="preserve">   </w:t>
      </w:r>
      <w:r>
        <w:rPr>
          <w:rFonts w:eastAsia="黑体"/>
          <w:sz w:val="30"/>
          <w:u w:val="single"/>
        </w:rPr>
        <w:t xml:space="preserve"> </w:t>
      </w:r>
      <w:r>
        <w:rPr>
          <w:rFonts w:eastAsia="黑体" w:hint="eastAsia"/>
          <w:sz w:val="30"/>
          <w:u w:val="single"/>
        </w:rPr>
        <w:t>理学院</w:t>
      </w:r>
      <w:r>
        <w:rPr>
          <w:rFonts w:eastAsia="黑体" w:hint="eastAsia"/>
          <w:sz w:val="30"/>
          <w:u w:val="single"/>
        </w:rPr>
        <w:t xml:space="preserve">    </w:t>
      </w:r>
      <w:r>
        <w:rPr>
          <w:rFonts w:eastAsia="黑体" w:hint="eastAsia"/>
          <w:sz w:val="30"/>
        </w:rPr>
        <w:t xml:space="preserve"> </w:t>
      </w:r>
      <w:r>
        <w:rPr>
          <w:rFonts w:eastAsia="黑体"/>
          <w:sz w:val="30"/>
        </w:rPr>
        <w:t xml:space="preserve"> </w:t>
      </w:r>
      <w:r>
        <w:rPr>
          <w:rFonts w:eastAsia="黑体" w:hint="eastAsia"/>
          <w:sz w:val="30"/>
        </w:rPr>
        <w:t>专</w:t>
      </w:r>
      <w:r>
        <w:rPr>
          <w:rFonts w:eastAsia="黑体" w:hint="eastAsia"/>
          <w:sz w:val="30"/>
        </w:rPr>
        <w:t xml:space="preserve"> </w:t>
      </w:r>
      <w:r>
        <w:rPr>
          <w:rFonts w:eastAsia="黑体"/>
          <w:sz w:val="30"/>
        </w:rPr>
        <w:t xml:space="preserve"> </w:t>
      </w:r>
      <w:r>
        <w:rPr>
          <w:rFonts w:eastAsia="黑体" w:hint="eastAsia"/>
          <w:sz w:val="30"/>
        </w:rPr>
        <w:t xml:space="preserve">   </w:t>
      </w:r>
      <w:r>
        <w:rPr>
          <w:rFonts w:eastAsia="黑体" w:hint="eastAsia"/>
          <w:sz w:val="30"/>
        </w:rPr>
        <w:t>业</w:t>
      </w:r>
      <w:r>
        <w:rPr>
          <w:rFonts w:eastAsia="黑体" w:hint="eastAsia"/>
          <w:sz w:val="30"/>
        </w:rPr>
        <w:t xml:space="preserve">  </w:t>
      </w:r>
      <w:r>
        <w:rPr>
          <w:rFonts w:eastAsia="黑体" w:hint="eastAsia"/>
          <w:sz w:val="30"/>
          <w:u w:val="single"/>
        </w:rPr>
        <w:t xml:space="preserve">  </w:t>
      </w:r>
      <w:r>
        <w:rPr>
          <w:rFonts w:eastAsia="黑体" w:hint="eastAsia"/>
          <w:sz w:val="30"/>
          <w:u w:val="single"/>
        </w:rPr>
        <w:t>信息与计算科学</w:t>
      </w:r>
      <w:r w:rsidR="0057468D">
        <w:rPr>
          <w:rFonts w:eastAsia="黑体" w:hint="eastAsia"/>
          <w:sz w:val="30"/>
          <w:u w:val="single"/>
        </w:rPr>
        <w:t>_</w:t>
      </w:r>
      <w:r w:rsidR="0057468D">
        <w:rPr>
          <w:rFonts w:eastAsia="黑体"/>
          <w:sz w:val="30"/>
          <w:u w:val="single"/>
        </w:rPr>
        <w:t>_</w:t>
      </w:r>
      <w:r>
        <w:rPr>
          <w:rFonts w:eastAsia="黑体" w:hint="eastAsia"/>
          <w:sz w:val="30"/>
          <w:u w:val="single"/>
        </w:rPr>
        <w:t xml:space="preserve">  </w:t>
      </w:r>
    </w:p>
    <w:p w14:paraId="611A708F" w14:textId="320EE1FE" w:rsidR="00AB161B" w:rsidRDefault="00AB161B" w:rsidP="000A13E6">
      <w:pPr>
        <w:spacing w:line="360" w:lineRule="auto"/>
      </w:pPr>
      <w:r>
        <w:rPr>
          <w:rFonts w:eastAsia="黑体" w:hint="eastAsia"/>
          <w:sz w:val="30"/>
        </w:rPr>
        <w:t>指导教师</w:t>
      </w:r>
      <w:r>
        <w:rPr>
          <w:rFonts w:eastAsia="黑体" w:hint="eastAsia"/>
          <w:sz w:val="30"/>
        </w:rPr>
        <w:t xml:space="preserve"> </w:t>
      </w:r>
      <w:r>
        <w:rPr>
          <w:rFonts w:eastAsia="黑体" w:hint="eastAsia"/>
          <w:sz w:val="30"/>
          <w:u w:val="single"/>
        </w:rPr>
        <w:t xml:space="preserve">   </w:t>
      </w:r>
      <w:r>
        <w:rPr>
          <w:rFonts w:eastAsia="黑体"/>
          <w:sz w:val="30"/>
          <w:u w:val="single"/>
        </w:rPr>
        <w:t xml:space="preserve"> </w:t>
      </w:r>
      <w:r>
        <w:rPr>
          <w:rFonts w:eastAsia="黑体" w:hint="eastAsia"/>
          <w:sz w:val="30"/>
          <w:u w:val="single"/>
        </w:rPr>
        <w:t>章林忠</w:t>
      </w:r>
      <w:r>
        <w:rPr>
          <w:rFonts w:eastAsia="黑体" w:hint="eastAsia"/>
          <w:sz w:val="30"/>
          <w:u w:val="single"/>
        </w:rPr>
        <w:t xml:space="preserve">   </w:t>
      </w:r>
      <w:r>
        <w:rPr>
          <w:rFonts w:eastAsia="黑体"/>
          <w:sz w:val="30"/>
          <w:u w:val="single"/>
        </w:rPr>
        <w:t xml:space="preserve"> </w:t>
      </w:r>
      <w:r>
        <w:rPr>
          <w:rFonts w:eastAsia="黑体" w:hint="eastAsia"/>
          <w:sz w:val="30"/>
        </w:rPr>
        <w:t xml:space="preserve"> </w:t>
      </w:r>
      <w:r>
        <w:rPr>
          <w:rFonts w:eastAsia="黑体"/>
          <w:sz w:val="30"/>
        </w:rPr>
        <w:t xml:space="preserve"> </w:t>
      </w:r>
      <w:r>
        <w:rPr>
          <w:rFonts w:eastAsia="黑体" w:hint="eastAsia"/>
          <w:sz w:val="30"/>
        </w:rPr>
        <w:t>职</w:t>
      </w:r>
      <w:r>
        <w:rPr>
          <w:rFonts w:eastAsia="黑体" w:hint="eastAsia"/>
          <w:sz w:val="30"/>
        </w:rPr>
        <w:t xml:space="preserve">   </w:t>
      </w:r>
      <w:r>
        <w:rPr>
          <w:rFonts w:eastAsia="黑体"/>
          <w:sz w:val="30"/>
        </w:rPr>
        <w:t xml:space="preserve"> </w:t>
      </w:r>
      <w:r>
        <w:rPr>
          <w:rFonts w:eastAsia="黑体" w:hint="eastAsia"/>
          <w:sz w:val="30"/>
        </w:rPr>
        <w:t xml:space="preserve"> </w:t>
      </w:r>
      <w:r>
        <w:rPr>
          <w:rFonts w:eastAsia="黑体" w:hint="eastAsia"/>
          <w:sz w:val="30"/>
        </w:rPr>
        <w:t>称</w:t>
      </w:r>
      <w:r>
        <w:rPr>
          <w:rFonts w:eastAsia="黑体" w:hint="eastAsia"/>
          <w:sz w:val="30"/>
        </w:rPr>
        <w:t xml:space="preserve">  </w:t>
      </w:r>
      <w:r>
        <w:rPr>
          <w:rFonts w:eastAsia="黑体" w:hint="eastAsia"/>
          <w:sz w:val="30"/>
          <w:u w:val="single"/>
        </w:rPr>
        <w:t xml:space="preserve">   </w:t>
      </w:r>
      <w:r>
        <w:rPr>
          <w:rFonts w:eastAsia="黑体"/>
          <w:sz w:val="30"/>
          <w:u w:val="single"/>
        </w:rPr>
        <w:t xml:space="preserve">   </w:t>
      </w:r>
      <w:r>
        <w:rPr>
          <w:rFonts w:eastAsia="黑体" w:hint="eastAsia"/>
          <w:sz w:val="30"/>
          <w:u w:val="single"/>
        </w:rPr>
        <w:t>副教授</w:t>
      </w:r>
      <w:r w:rsidR="0057468D">
        <w:rPr>
          <w:rFonts w:eastAsia="黑体" w:hint="eastAsia"/>
          <w:sz w:val="30"/>
          <w:u w:val="single"/>
        </w:rPr>
        <w:t>_</w:t>
      </w:r>
      <w:r w:rsidR="0057468D">
        <w:rPr>
          <w:rFonts w:eastAsia="黑体"/>
          <w:sz w:val="30"/>
          <w:u w:val="single"/>
        </w:rPr>
        <w:t>_____</w:t>
      </w:r>
      <w:r>
        <w:rPr>
          <w:rFonts w:eastAsia="黑体" w:hint="eastAsia"/>
          <w:sz w:val="30"/>
          <w:u w:val="single"/>
        </w:rPr>
        <w:t xml:space="preserve">      </w:t>
      </w:r>
    </w:p>
    <w:p w14:paraId="4E5D11CA" w14:textId="77777777" w:rsidR="00AB161B" w:rsidRDefault="00AB161B">
      <w:pPr>
        <w:ind w:left="630"/>
      </w:pPr>
    </w:p>
    <w:p w14:paraId="6380452D" w14:textId="77777777" w:rsidR="00AB161B" w:rsidRPr="0057468D" w:rsidRDefault="00AB161B">
      <w:pPr>
        <w:ind w:left="630"/>
      </w:pPr>
    </w:p>
    <w:p w14:paraId="4AEAC489" w14:textId="77777777" w:rsidR="00AB161B" w:rsidRDefault="00AB161B">
      <w:pPr>
        <w:ind w:left="630"/>
      </w:pPr>
    </w:p>
    <w:bookmarkEnd w:id="2"/>
    <w:p w14:paraId="2B8298E8" w14:textId="77777777" w:rsidR="00AB161B" w:rsidRDefault="00AB161B">
      <w:pPr>
        <w:ind w:left="630"/>
      </w:pPr>
    </w:p>
    <w:p w14:paraId="4C30CDA7" w14:textId="77777777" w:rsidR="00AB161B" w:rsidRDefault="00AB161B">
      <w:pPr>
        <w:ind w:left="630"/>
      </w:pPr>
    </w:p>
    <w:p w14:paraId="074E638D" w14:textId="77777777" w:rsidR="00AB161B" w:rsidRDefault="00AB161B">
      <w:pPr>
        <w:ind w:left="630"/>
      </w:pPr>
    </w:p>
    <w:p w14:paraId="654DD091" w14:textId="77777777" w:rsidR="00AB161B" w:rsidRDefault="00AB161B"/>
    <w:p w14:paraId="75473B4A" w14:textId="77777777" w:rsidR="00AB161B" w:rsidRDefault="00AB161B"/>
    <w:p w14:paraId="48BA864F" w14:textId="77777777" w:rsidR="00AB161B" w:rsidRDefault="00AB161B"/>
    <w:p w14:paraId="36BF6B6D" w14:textId="77777777" w:rsidR="00AB161B" w:rsidRDefault="00AB161B">
      <w:pPr>
        <w:jc w:val="center"/>
        <w:rPr>
          <w:b/>
          <w:sz w:val="30"/>
        </w:rPr>
      </w:pPr>
      <w:r>
        <w:rPr>
          <w:rFonts w:hint="eastAsia"/>
          <w:b/>
          <w:sz w:val="30"/>
        </w:rPr>
        <w:t>中国</w:t>
      </w:r>
      <w:r>
        <w:rPr>
          <w:rFonts w:hint="eastAsia"/>
          <w:b/>
          <w:sz w:val="28"/>
        </w:rPr>
        <w:t>·</w:t>
      </w:r>
      <w:r>
        <w:rPr>
          <w:rFonts w:hint="eastAsia"/>
          <w:b/>
          <w:sz w:val="30"/>
        </w:rPr>
        <w:t>合肥</w:t>
      </w:r>
    </w:p>
    <w:p w14:paraId="61D909E7" w14:textId="002E5D9B" w:rsidR="002075E1" w:rsidRPr="00830840" w:rsidRDefault="00AB161B" w:rsidP="00830840">
      <w:pPr>
        <w:jc w:val="center"/>
        <w:rPr>
          <w:b/>
          <w:sz w:val="30"/>
        </w:rPr>
        <w:sectPr w:rsidR="002075E1" w:rsidRPr="00830840" w:rsidSect="00D81427">
          <w:headerReference w:type="default" r:id="rId8"/>
          <w:footerReference w:type="even" r:id="rId9"/>
          <w:footerReference w:type="default" r:id="rId10"/>
          <w:footerReference w:type="first" r:id="rId11"/>
          <w:pgSz w:w="11900" w:h="16840"/>
          <w:pgMar w:top="1701" w:right="1418" w:bottom="1418" w:left="1701" w:header="680" w:footer="510" w:gutter="0"/>
          <w:pgNumType w:start="1"/>
          <w:cols w:space="720"/>
          <w:titlePg/>
          <w:docGrid w:linePitch="326"/>
        </w:sectPr>
      </w:pPr>
      <w:bookmarkStart w:id="9" w:name="OLE_LINK122"/>
      <w:bookmarkStart w:id="10" w:name="OLE_LINK123"/>
      <w:r>
        <w:rPr>
          <w:rFonts w:hint="eastAsia"/>
          <w:b/>
          <w:sz w:val="30"/>
        </w:rPr>
        <w:t>二</w:t>
      </w:r>
      <w:r>
        <w:rPr>
          <w:rFonts w:hint="eastAsia"/>
          <w:b/>
          <w:sz w:val="48"/>
        </w:rPr>
        <w:t>o</w:t>
      </w:r>
      <w:bookmarkEnd w:id="9"/>
      <w:bookmarkEnd w:id="10"/>
      <w:r>
        <w:rPr>
          <w:rFonts w:hint="eastAsia"/>
          <w:b/>
          <w:sz w:val="30"/>
        </w:rPr>
        <w:t>二二年</w:t>
      </w:r>
    </w:p>
    <w:p w14:paraId="07FF0E36" w14:textId="412B9F64" w:rsidR="00F03C4A" w:rsidRDefault="00F03C4A">
      <w:pPr>
        <w:spacing w:after="200"/>
        <w:rPr>
          <w:rFonts w:ascii="Times New Roman" w:eastAsiaTheme="minorHAnsi" w:hAnsi="Times New Roman" w:cs="Times New Roman" w:hint="eastAsia"/>
          <w:b/>
          <w:bCs/>
        </w:rPr>
        <w:sectPr w:rsidR="00F03C4A" w:rsidSect="00007F17">
          <w:footerReference w:type="default" r:id="rId12"/>
          <w:type w:val="continuous"/>
          <w:pgSz w:w="11900" w:h="16840"/>
          <w:pgMar w:top="1701" w:right="1418" w:bottom="1418" w:left="1701" w:header="680" w:footer="510" w:gutter="0"/>
          <w:pgNumType w:fmt="upperRoman" w:start="1"/>
          <w:cols w:space="720"/>
          <w:docGrid w:linePitch="326"/>
        </w:sectPr>
      </w:pPr>
    </w:p>
    <w:sdt>
      <w:sdtPr>
        <w:rPr>
          <w:rFonts w:ascii="Times New Roman" w:eastAsiaTheme="minorHAnsi" w:hAnsi="Times New Roman" w:cs="Times New Roman"/>
          <w:b/>
          <w:bCs w:val="0"/>
          <w:sz w:val="24"/>
          <w:lang w:eastAsia="zh-CN"/>
        </w:rPr>
        <w:id w:val="1448822362"/>
        <w:docPartObj>
          <w:docPartGallery w:val="Table of Contents"/>
          <w:docPartUnique/>
        </w:docPartObj>
      </w:sdtPr>
      <w:sdtEndPr>
        <w:rPr>
          <w:rFonts w:ascii="宋体" w:eastAsia="宋体" w:hAnsi="宋体"/>
          <w:b w:val="0"/>
        </w:rPr>
      </w:sdtEndPr>
      <w:sdtContent>
        <w:p w14:paraId="7D22FE9B" w14:textId="1587C0DC" w:rsidR="00930EE2" w:rsidRPr="001957DE" w:rsidRDefault="00CA582F" w:rsidP="00CA582F">
          <w:pPr>
            <w:pStyle w:val="TOC"/>
            <w:spacing w:before="240" w:after="240"/>
            <w:rPr>
              <w:rFonts w:ascii="Times New Roman" w:eastAsia="黑体" w:hAnsi="Times New Roman" w:cs="Times New Roman"/>
              <w:rPrChange w:id="11" w:author="ZHANG" w:date="2022-05-04T16:49:00Z">
                <w:rPr>
                  <w:rFonts w:ascii="黑体" w:eastAsia="黑体" w:hAnsi="黑体"/>
                </w:rPr>
              </w:rPrChange>
            </w:rPr>
          </w:pPr>
          <w:r w:rsidRPr="001957DE">
            <w:rPr>
              <w:rFonts w:ascii="Times New Roman" w:eastAsia="黑体" w:hAnsi="黑体" w:cs="Times New Roman" w:hint="eastAsia"/>
              <w:lang w:eastAsia="zh-CN"/>
              <w:rPrChange w:id="12" w:author="ZHANG" w:date="2022-05-04T16:49:00Z">
                <w:rPr>
                  <w:rFonts w:ascii="黑体" w:eastAsia="黑体" w:hAnsi="黑体" w:hint="eastAsia"/>
                  <w:lang w:eastAsia="zh-CN"/>
                </w:rPr>
              </w:rPrChange>
            </w:rPr>
            <w:t>目录</w:t>
          </w:r>
          <w:r w:rsidR="00BE7E35">
            <w:rPr>
              <w:rFonts w:ascii="Times New Roman" w:eastAsia="黑体" w:hAnsi="黑体" w:cs="Times New Roman" w:hint="eastAsia"/>
              <w:lang w:eastAsia="zh-CN"/>
            </w:rPr>
            <w:t xml:space="preserve"> </w:t>
          </w:r>
        </w:p>
        <w:p w14:paraId="4C822AE3" w14:textId="23C1C52A" w:rsidR="00023686" w:rsidRDefault="00701221">
          <w:pPr>
            <w:pStyle w:val="TOC1"/>
            <w:rPr>
              <w:rFonts w:asciiTheme="minorHAnsi" w:hAnsiTheme="minorHAnsi"/>
              <w:noProof/>
              <w:kern w:val="2"/>
              <w:sz w:val="21"/>
              <w:lang w:eastAsia="zh-CN"/>
            </w:rPr>
          </w:pPr>
          <w:r w:rsidRPr="001957DE">
            <w:rPr>
              <w:rFonts w:cs="Times New Roman"/>
            </w:rPr>
            <w:fldChar w:fldCharType="begin"/>
          </w:r>
          <w:r w:rsidR="005A716F" w:rsidRPr="001957DE">
            <w:rPr>
              <w:rFonts w:cs="Times New Roman"/>
            </w:rPr>
            <w:instrText>TOC \o "1-3" \h \z \u</w:instrText>
          </w:r>
          <w:r w:rsidRPr="001957DE">
            <w:rPr>
              <w:rFonts w:cs="Times New Roman"/>
            </w:rPr>
            <w:fldChar w:fldCharType="separate"/>
          </w:r>
          <w:hyperlink w:anchor="_Toc104020906" w:history="1">
            <w:r w:rsidR="00023686" w:rsidRPr="00E65067">
              <w:rPr>
                <w:rStyle w:val="af"/>
                <w:noProof/>
              </w:rPr>
              <w:t>第一章</w:t>
            </w:r>
            <w:r w:rsidR="00023686" w:rsidRPr="00E65067">
              <w:rPr>
                <w:rStyle w:val="af"/>
                <w:noProof/>
              </w:rPr>
              <w:t xml:space="preserve"> </w:t>
            </w:r>
            <w:r w:rsidR="00023686" w:rsidRPr="00E65067">
              <w:rPr>
                <w:rStyle w:val="af"/>
                <w:noProof/>
              </w:rPr>
              <w:t>引言</w:t>
            </w:r>
            <w:r w:rsidR="00023686">
              <w:rPr>
                <w:noProof/>
                <w:webHidden/>
              </w:rPr>
              <w:tab/>
            </w:r>
            <w:r w:rsidR="00023686">
              <w:rPr>
                <w:noProof/>
                <w:webHidden/>
              </w:rPr>
              <w:fldChar w:fldCharType="begin"/>
            </w:r>
            <w:r w:rsidR="00023686">
              <w:rPr>
                <w:noProof/>
                <w:webHidden/>
              </w:rPr>
              <w:instrText xml:space="preserve"> PAGEREF _Toc104020906 \h </w:instrText>
            </w:r>
            <w:r w:rsidR="00023686">
              <w:rPr>
                <w:noProof/>
                <w:webHidden/>
              </w:rPr>
            </w:r>
            <w:r w:rsidR="00023686">
              <w:rPr>
                <w:noProof/>
                <w:webHidden/>
              </w:rPr>
              <w:fldChar w:fldCharType="separate"/>
            </w:r>
            <w:r w:rsidR="00737B10">
              <w:rPr>
                <w:noProof/>
                <w:webHidden/>
              </w:rPr>
              <w:t>1</w:t>
            </w:r>
            <w:r w:rsidR="00023686">
              <w:rPr>
                <w:noProof/>
                <w:webHidden/>
              </w:rPr>
              <w:fldChar w:fldCharType="end"/>
            </w:r>
          </w:hyperlink>
        </w:p>
        <w:p w14:paraId="38B43309" w14:textId="64DB5178" w:rsidR="00023686" w:rsidRDefault="00AC31FA">
          <w:pPr>
            <w:pStyle w:val="TOC2"/>
            <w:tabs>
              <w:tab w:val="right" w:leader="dot" w:pos="8771"/>
            </w:tabs>
            <w:rPr>
              <w:rFonts w:asciiTheme="minorHAnsi" w:hAnsiTheme="minorHAnsi"/>
              <w:noProof/>
              <w:kern w:val="2"/>
              <w:sz w:val="21"/>
              <w:lang w:eastAsia="zh-CN"/>
            </w:rPr>
          </w:pPr>
          <w:hyperlink w:anchor="_Toc104020907" w:history="1">
            <w:r w:rsidR="00023686" w:rsidRPr="00E65067">
              <w:rPr>
                <w:rStyle w:val="af"/>
                <w:rFonts w:ascii="黑体" w:hAnsi="黑体" w:cs="Times New Roman"/>
                <w:noProof/>
              </w:rPr>
              <w:t>1.1</w:t>
            </w:r>
            <w:r w:rsidR="00023686" w:rsidRPr="00E65067">
              <w:rPr>
                <w:rStyle w:val="af"/>
                <w:rFonts w:cs="Times New Roman"/>
                <w:noProof/>
              </w:rPr>
              <w:t xml:space="preserve"> </w:t>
            </w:r>
            <w:r w:rsidR="00023686" w:rsidRPr="00E65067">
              <w:rPr>
                <w:rStyle w:val="af"/>
                <w:rFonts w:cs="Times New Roman"/>
                <w:noProof/>
              </w:rPr>
              <w:t>选题背景与意义</w:t>
            </w:r>
            <w:r w:rsidR="00023686">
              <w:rPr>
                <w:noProof/>
                <w:webHidden/>
              </w:rPr>
              <w:tab/>
            </w:r>
            <w:r w:rsidR="00023686">
              <w:rPr>
                <w:noProof/>
                <w:webHidden/>
              </w:rPr>
              <w:fldChar w:fldCharType="begin"/>
            </w:r>
            <w:r w:rsidR="00023686">
              <w:rPr>
                <w:noProof/>
                <w:webHidden/>
              </w:rPr>
              <w:instrText xml:space="preserve"> PAGEREF _Toc104020907 \h </w:instrText>
            </w:r>
            <w:r w:rsidR="00023686">
              <w:rPr>
                <w:noProof/>
                <w:webHidden/>
              </w:rPr>
            </w:r>
            <w:r w:rsidR="00023686">
              <w:rPr>
                <w:noProof/>
                <w:webHidden/>
              </w:rPr>
              <w:fldChar w:fldCharType="separate"/>
            </w:r>
            <w:r w:rsidR="00737B10">
              <w:rPr>
                <w:noProof/>
                <w:webHidden/>
              </w:rPr>
              <w:t>1</w:t>
            </w:r>
            <w:r w:rsidR="00023686">
              <w:rPr>
                <w:noProof/>
                <w:webHidden/>
              </w:rPr>
              <w:fldChar w:fldCharType="end"/>
            </w:r>
          </w:hyperlink>
        </w:p>
        <w:p w14:paraId="7416C1AC" w14:textId="1455BDD5" w:rsidR="00023686" w:rsidRDefault="00AC31FA">
          <w:pPr>
            <w:pStyle w:val="TOC2"/>
            <w:tabs>
              <w:tab w:val="right" w:leader="dot" w:pos="8771"/>
            </w:tabs>
            <w:rPr>
              <w:rFonts w:asciiTheme="minorHAnsi" w:hAnsiTheme="minorHAnsi"/>
              <w:noProof/>
              <w:kern w:val="2"/>
              <w:sz w:val="21"/>
              <w:lang w:eastAsia="zh-CN"/>
            </w:rPr>
          </w:pPr>
          <w:hyperlink w:anchor="_Toc104020908" w:history="1">
            <w:r w:rsidR="00023686" w:rsidRPr="00E65067">
              <w:rPr>
                <w:rStyle w:val="af"/>
                <w:rFonts w:ascii="黑体" w:hAnsi="黑体" w:cs="Times New Roman"/>
                <w:noProof/>
              </w:rPr>
              <w:t>1.2</w:t>
            </w:r>
            <w:r w:rsidR="00023686" w:rsidRPr="00E65067">
              <w:rPr>
                <w:rStyle w:val="af"/>
                <w:rFonts w:cs="Times New Roman"/>
                <w:noProof/>
              </w:rPr>
              <w:t xml:space="preserve"> </w:t>
            </w:r>
            <w:r w:rsidR="00023686" w:rsidRPr="00E65067">
              <w:rPr>
                <w:rStyle w:val="af"/>
                <w:rFonts w:cs="Times New Roman"/>
                <w:noProof/>
              </w:rPr>
              <w:t>国内外研究现状</w:t>
            </w:r>
            <w:r w:rsidR="00023686">
              <w:rPr>
                <w:noProof/>
                <w:webHidden/>
              </w:rPr>
              <w:tab/>
            </w:r>
            <w:r w:rsidR="00023686">
              <w:rPr>
                <w:noProof/>
                <w:webHidden/>
              </w:rPr>
              <w:fldChar w:fldCharType="begin"/>
            </w:r>
            <w:r w:rsidR="00023686">
              <w:rPr>
                <w:noProof/>
                <w:webHidden/>
              </w:rPr>
              <w:instrText xml:space="preserve"> PAGEREF _Toc104020908 \h </w:instrText>
            </w:r>
            <w:r w:rsidR="00023686">
              <w:rPr>
                <w:noProof/>
                <w:webHidden/>
              </w:rPr>
            </w:r>
            <w:r w:rsidR="00023686">
              <w:rPr>
                <w:noProof/>
                <w:webHidden/>
              </w:rPr>
              <w:fldChar w:fldCharType="separate"/>
            </w:r>
            <w:r w:rsidR="00737B10">
              <w:rPr>
                <w:noProof/>
                <w:webHidden/>
              </w:rPr>
              <w:t>1</w:t>
            </w:r>
            <w:r w:rsidR="00023686">
              <w:rPr>
                <w:noProof/>
                <w:webHidden/>
              </w:rPr>
              <w:fldChar w:fldCharType="end"/>
            </w:r>
          </w:hyperlink>
        </w:p>
        <w:p w14:paraId="2810E8C9" w14:textId="63EA691D" w:rsidR="00023686" w:rsidRDefault="00AC31FA">
          <w:pPr>
            <w:pStyle w:val="TOC2"/>
            <w:tabs>
              <w:tab w:val="right" w:leader="dot" w:pos="8771"/>
            </w:tabs>
            <w:rPr>
              <w:rFonts w:asciiTheme="minorHAnsi" w:hAnsiTheme="minorHAnsi"/>
              <w:noProof/>
              <w:kern w:val="2"/>
              <w:sz w:val="21"/>
              <w:lang w:eastAsia="zh-CN"/>
            </w:rPr>
          </w:pPr>
          <w:hyperlink w:anchor="_Toc104020909" w:history="1">
            <w:r w:rsidR="00023686" w:rsidRPr="00E65067">
              <w:rPr>
                <w:rStyle w:val="af"/>
                <w:rFonts w:ascii="黑体" w:hAnsi="黑体" w:cs="Times New Roman"/>
                <w:noProof/>
              </w:rPr>
              <w:t>1.3</w:t>
            </w:r>
            <w:r w:rsidR="00023686" w:rsidRPr="00E65067">
              <w:rPr>
                <w:rStyle w:val="af"/>
                <w:rFonts w:cs="Times New Roman"/>
                <w:noProof/>
              </w:rPr>
              <w:t xml:space="preserve"> </w:t>
            </w:r>
            <w:r w:rsidR="00023686" w:rsidRPr="00E65067">
              <w:rPr>
                <w:rStyle w:val="af"/>
                <w:rFonts w:cs="Times New Roman"/>
                <w:noProof/>
              </w:rPr>
              <w:t>本文结构</w:t>
            </w:r>
            <w:r w:rsidR="00023686">
              <w:rPr>
                <w:noProof/>
                <w:webHidden/>
              </w:rPr>
              <w:tab/>
            </w:r>
            <w:r w:rsidR="00023686">
              <w:rPr>
                <w:noProof/>
                <w:webHidden/>
              </w:rPr>
              <w:fldChar w:fldCharType="begin"/>
            </w:r>
            <w:r w:rsidR="00023686">
              <w:rPr>
                <w:noProof/>
                <w:webHidden/>
              </w:rPr>
              <w:instrText xml:space="preserve"> PAGEREF _Toc104020909 \h </w:instrText>
            </w:r>
            <w:r w:rsidR="00023686">
              <w:rPr>
                <w:noProof/>
                <w:webHidden/>
              </w:rPr>
            </w:r>
            <w:r w:rsidR="00023686">
              <w:rPr>
                <w:noProof/>
                <w:webHidden/>
              </w:rPr>
              <w:fldChar w:fldCharType="separate"/>
            </w:r>
            <w:r w:rsidR="00737B10">
              <w:rPr>
                <w:noProof/>
                <w:webHidden/>
              </w:rPr>
              <w:t>2</w:t>
            </w:r>
            <w:r w:rsidR="00023686">
              <w:rPr>
                <w:noProof/>
                <w:webHidden/>
              </w:rPr>
              <w:fldChar w:fldCharType="end"/>
            </w:r>
          </w:hyperlink>
        </w:p>
        <w:p w14:paraId="2BBF1FE4" w14:textId="5840A512" w:rsidR="00023686" w:rsidRDefault="00AC31FA">
          <w:pPr>
            <w:pStyle w:val="TOC1"/>
            <w:rPr>
              <w:rFonts w:asciiTheme="minorHAnsi" w:hAnsiTheme="minorHAnsi"/>
              <w:noProof/>
              <w:kern w:val="2"/>
              <w:sz w:val="21"/>
              <w:lang w:eastAsia="zh-CN"/>
            </w:rPr>
          </w:pPr>
          <w:hyperlink w:anchor="_Toc104020910" w:history="1">
            <w:r w:rsidR="00023686" w:rsidRPr="00E65067">
              <w:rPr>
                <w:rStyle w:val="af"/>
                <w:noProof/>
              </w:rPr>
              <w:t>第二章</w:t>
            </w:r>
            <w:r w:rsidR="00023686" w:rsidRPr="00E65067">
              <w:rPr>
                <w:rStyle w:val="af"/>
                <w:noProof/>
              </w:rPr>
              <w:t xml:space="preserve"> </w:t>
            </w:r>
            <w:r w:rsidR="00023686" w:rsidRPr="00E65067">
              <w:rPr>
                <w:rStyle w:val="af"/>
                <w:noProof/>
              </w:rPr>
              <w:t>相关理论综述</w:t>
            </w:r>
            <w:r w:rsidR="00023686">
              <w:rPr>
                <w:noProof/>
                <w:webHidden/>
              </w:rPr>
              <w:tab/>
            </w:r>
            <w:r w:rsidR="00023686">
              <w:rPr>
                <w:noProof/>
                <w:webHidden/>
              </w:rPr>
              <w:fldChar w:fldCharType="begin"/>
            </w:r>
            <w:r w:rsidR="00023686">
              <w:rPr>
                <w:noProof/>
                <w:webHidden/>
              </w:rPr>
              <w:instrText xml:space="preserve"> PAGEREF _Toc104020910 \h </w:instrText>
            </w:r>
            <w:r w:rsidR="00023686">
              <w:rPr>
                <w:noProof/>
                <w:webHidden/>
              </w:rPr>
            </w:r>
            <w:r w:rsidR="00023686">
              <w:rPr>
                <w:noProof/>
                <w:webHidden/>
              </w:rPr>
              <w:fldChar w:fldCharType="separate"/>
            </w:r>
            <w:r w:rsidR="00737B10">
              <w:rPr>
                <w:noProof/>
                <w:webHidden/>
              </w:rPr>
              <w:t>3</w:t>
            </w:r>
            <w:r w:rsidR="00023686">
              <w:rPr>
                <w:noProof/>
                <w:webHidden/>
              </w:rPr>
              <w:fldChar w:fldCharType="end"/>
            </w:r>
          </w:hyperlink>
        </w:p>
        <w:p w14:paraId="5E37427F" w14:textId="5FC250E6" w:rsidR="00023686" w:rsidRDefault="00AC31FA">
          <w:pPr>
            <w:pStyle w:val="TOC2"/>
            <w:tabs>
              <w:tab w:val="right" w:leader="dot" w:pos="8771"/>
            </w:tabs>
            <w:rPr>
              <w:rFonts w:asciiTheme="minorHAnsi" w:hAnsiTheme="minorHAnsi"/>
              <w:noProof/>
              <w:kern w:val="2"/>
              <w:sz w:val="21"/>
              <w:lang w:eastAsia="zh-CN"/>
            </w:rPr>
          </w:pPr>
          <w:hyperlink w:anchor="_Toc104020911" w:history="1">
            <w:r w:rsidR="00023686" w:rsidRPr="00E65067">
              <w:rPr>
                <w:rStyle w:val="af"/>
                <w:rFonts w:ascii="黑体" w:hAnsi="黑体" w:cs="Times New Roman"/>
                <w:noProof/>
              </w:rPr>
              <w:t>2.1</w:t>
            </w:r>
            <w:r w:rsidR="00023686" w:rsidRPr="00E65067">
              <w:rPr>
                <w:rStyle w:val="af"/>
                <w:rFonts w:cs="Times New Roman"/>
                <w:noProof/>
              </w:rPr>
              <w:t xml:space="preserve"> </w:t>
            </w:r>
            <w:r w:rsidR="00023686" w:rsidRPr="00E65067">
              <w:rPr>
                <w:rStyle w:val="af"/>
                <w:rFonts w:cs="Times New Roman"/>
                <w:noProof/>
              </w:rPr>
              <w:t>什么是计算？函数作为一种解释</w:t>
            </w:r>
            <w:r w:rsidR="00023686">
              <w:rPr>
                <w:noProof/>
                <w:webHidden/>
              </w:rPr>
              <w:tab/>
            </w:r>
            <w:r w:rsidR="00023686">
              <w:rPr>
                <w:noProof/>
                <w:webHidden/>
              </w:rPr>
              <w:fldChar w:fldCharType="begin"/>
            </w:r>
            <w:r w:rsidR="00023686">
              <w:rPr>
                <w:noProof/>
                <w:webHidden/>
              </w:rPr>
              <w:instrText xml:space="preserve"> PAGEREF _Toc104020911 \h </w:instrText>
            </w:r>
            <w:r w:rsidR="00023686">
              <w:rPr>
                <w:noProof/>
                <w:webHidden/>
              </w:rPr>
            </w:r>
            <w:r w:rsidR="00023686">
              <w:rPr>
                <w:noProof/>
                <w:webHidden/>
              </w:rPr>
              <w:fldChar w:fldCharType="separate"/>
            </w:r>
            <w:r w:rsidR="00737B10">
              <w:rPr>
                <w:noProof/>
                <w:webHidden/>
              </w:rPr>
              <w:t>3</w:t>
            </w:r>
            <w:r w:rsidR="00023686">
              <w:rPr>
                <w:noProof/>
                <w:webHidden/>
              </w:rPr>
              <w:fldChar w:fldCharType="end"/>
            </w:r>
          </w:hyperlink>
        </w:p>
        <w:p w14:paraId="08FEE5B8" w14:textId="5715844D" w:rsidR="00023686" w:rsidRDefault="00AC31FA">
          <w:pPr>
            <w:pStyle w:val="TOC2"/>
            <w:tabs>
              <w:tab w:val="right" w:leader="dot" w:pos="8771"/>
            </w:tabs>
            <w:rPr>
              <w:rFonts w:asciiTheme="minorHAnsi" w:hAnsiTheme="minorHAnsi"/>
              <w:noProof/>
              <w:kern w:val="2"/>
              <w:sz w:val="21"/>
              <w:lang w:eastAsia="zh-CN"/>
            </w:rPr>
          </w:pPr>
          <w:hyperlink w:anchor="_Toc104020912" w:history="1">
            <w:r w:rsidR="00023686" w:rsidRPr="00E65067">
              <w:rPr>
                <w:rStyle w:val="af"/>
                <w:rFonts w:ascii="黑体" w:hAnsi="黑体" w:cs="Times New Roman"/>
                <w:noProof/>
              </w:rPr>
              <w:t>2.2</w:t>
            </w:r>
            <w:r w:rsidR="00023686" w:rsidRPr="00E65067">
              <w:rPr>
                <w:rStyle w:val="af"/>
                <w:rFonts w:cs="Times New Roman"/>
                <w:noProof/>
              </w:rPr>
              <w:t xml:space="preserve"> lambda </w:t>
            </w:r>
            <w:r w:rsidR="00023686" w:rsidRPr="00E65067">
              <w:rPr>
                <w:rStyle w:val="af"/>
                <w:rFonts w:cs="Times New Roman"/>
                <w:noProof/>
              </w:rPr>
              <w:t>演算</w:t>
            </w:r>
            <w:r w:rsidR="00023686">
              <w:rPr>
                <w:noProof/>
                <w:webHidden/>
              </w:rPr>
              <w:tab/>
            </w:r>
            <w:r w:rsidR="00023686">
              <w:rPr>
                <w:noProof/>
                <w:webHidden/>
              </w:rPr>
              <w:fldChar w:fldCharType="begin"/>
            </w:r>
            <w:r w:rsidR="00023686">
              <w:rPr>
                <w:noProof/>
                <w:webHidden/>
              </w:rPr>
              <w:instrText xml:space="preserve"> PAGEREF _Toc104020912 \h </w:instrText>
            </w:r>
            <w:r w:rsidR="00023686">
              <w:rPr>
                <w:noProof/>
                <w:webHidden/>
              </w:rPr>
            </w:r>
            <w:r w:rsidR="00023686">
              <w:rPr>
                <w:noProof/>
                <w:webHidden/>
              </w:rPr>
              <w:fldChar w:fldCharType="separate"/>
            </w:r>
            <w:r w:rsidR="00737B10">
              <w:rPr>
                <w:noProof/>
                <w:webHidden/>
              </w:rPr>
              <w:t>3</w:t>
            </w:r>
            <w:r w:rsidR="00023686">
              <w:rPr>
                <w:noProof/>
                <w:webHidden/>
              </w:rPr>
              <w:fldChar w:fldCharType="end"/>
            </w:r>
          </w:hyperlink>
        </w:p>
        <w:p w14:paraId="35BF86AE" w14:textId="50DEAF0D" w:rsidR="00023686" w:rsidRDefault="00AC31FA">
          <w:pPr>
            <w:pStyle w:val="TOC2"/>
            <w:tabs>
              <w:tab w:val="right" w:leader="dot" w:pos="8771"/>
            </w:tabs>
            <w:rPr>
              <w:rFonts w:asciiTheme="minorHAnsi" w:hAnsiTheme="minorHAnsi"/>
              <w:noProof/>
              <w:kern w:val="2"/>
              <w:sz w:val="21"/>
              <w:lang w:eastAsia="zh-CN"/>
            </w:rPr>
          </w:pPr>
          <w:hyperlink w:anchor="_Toc104020913" w:history="1">
            <w:r w:rsidR="00023686" w:rsidRPr="00E65067">
              <w:rPr>
                <w:rStyle w:val="af"/>
                <w:rFonts w:ascii="黑体" w:hAnsi="黑体" w:cs="Times New Roman"/>
                <w:noProof/>
              </w:rPr>
              <w:t>2.3</w:t>
            </w:r>
            <w:r w:rsidR="00023686" w:rsidRPr="00E65067">
              <w:rPr>
                <w:rStyle w:val="af"/>
                <w:rFonts w:cs="Times New Roman"/>
                <w:noProof/>
              </w:rPr>
              <w:t xml:space="preserve"> </w:t>
            </w:r>
            <w:r w:rsidR="00023686" w:rsidRPr="00E65067">
              <w:rPr>
                <w:rStyle w:val="af"/>
                <w:rFonts w:cs="Times New Roman"/>
                <w:noProof/>
              </w:rPr>
              <w:t>函数式编程</w:t>
            </w:r>
            <w:r w:rsidR="00023686">
              <w:rPr>
                <w:noProof/>
                <w:webHidden/>
              </w:rPr>
              <w:tab/>
            </w:r>
            <w:r w:rsidR="00023686">
              <w:rPr>
                <w:noProof/>
                <w:webHidden/>
              </w:rPr>
              <w:fldChar w:fldCharType="begin"/>
            </w:r>
            <w:r w:rsidR="00023686">
              <w:rPr>
                <w:noProof/>
                <w:webHidden/>
              </w:rPr>
              <w:instrText xml:space="preserve"> PAGEREF _Toc104020913 \h </w:instrText>
            </w:r>
            <w:r w:rsidR="00023686">
              <w:rPr>
                <w:noProof/>
                <w:webHidden/>
              </w:rPr>
            </w:r>
            <w:r w:rsidR="00023686">
              <w:rPr>
                <w:noProof/>
                <w:webHidden/>
              </w:rPr>
              <w:fldChar w:fldCharType="separate"/>
            </w:r>
            <w:r w:rsidR="00737B10">
              <w:rPr>
                <w:noProof/>
                <w:webHidden/>
              </w:rPr>
              <w:t>5</w:t>
            </w:r>
            <w:r w:rsidR="00023686">
              <w:rPr>
                <w:noProof/>
                <w:webHidden/>
              </w:rPr>
              <w:fldChar w:fldCharType="end"/>
            </w:r>
          </w:hyperlink>
        </w:p>
        <w:p w14:paraId="0F9E9BF4" w14:textId="1AEB90EF" w:rsidR="00023686" w:rsidRDefault="00AC31FA">
          <w:pPr>
            <w:pStyle w:val="TOC1"/>
            <w:rPr>
              <w:rFonts w:asciiTheme="minorHAnsi" w:hAnsiTheme="minorHAnsi"/>
              <w:noProof/>
              <w:kern w:val="2"/>
              <w:sz w:val="21"/>
              <w:lang w:eastAsia="zh-CN"/>
            </w:rPr>
          </w:pPr>
          <w:hyperlink w:anchor="_Toc104020914" w:history="1">
            <w:r w:rsidR="00023686" w:rsidRPr="00E65067">
              <w:rPr>
                <w:rStyle w:val="af"/>
                <w:noProof/>
              </w:rPr>
              <w:t>第三章</w:t>
            </w:r>
            <w:r w:rsidR="00023686" w:rsidRPr="00E65067">
              <w:rPr>
                <w:rStyle w:val="af"/>
                <w:noProof/>
              </w:rPr>
              <w:t xml:space="preserve"> Lachesis </w:t>
            </w:r>
            <w:r w:rsidR="00023686" w:rsidRPr="00E65067">
              <w:rPr>
                <w:rStyle w:val="af"/>
                <w:noProof/>
              </w:rPr>
              <w:t>语言设计</w:t>
            </w:r>
            <w:r w:rsidR="00023686">
              <w:rPr>
                <w:noProof/>
                <w:webHidden/>
              </w:rPr>
              <w:tab/>
            </w:r>
            <w:r w:rsidR="00023686">
              <w:rPr>
                <w:noProof/>
                <w:webHidden/>
              </w:rPr>
              <w:fldChar w:fldCharType="begin"/>
            </w:r>
            <w:r w:rsidR="00023686">
              <w:rPr>
                <w:noProof/>
                <w:webHidden/>
              </w:rPr>
              <w:instrText xml:space="preserve"> PAGEREF _Toc104020914 \h </w:instrText>
            </w:r>
            <w:r w:rsidR="00023686">
              <w:rPr>
                <w:noProof/>
                <w:webHidden/>
              </w:rPr>
            </w:r>
            <w:r w:rsidR="00023686">
              <w:rPr>
                <w:noProof/>
                <w:webHidden/>
              </w:rPr>
              <w:fldChar w:fldCharType="separate"/>
            </w:r>
            <w:r w:rsidR="00737B10">
              <w:rPr>
                <w:noProof/>
                <w:webHidden/>
              </w:rPr>
              <w:t>7</w:t>
            </w:r>
            <w:r w:rsidR="00023686">
              <w:rPr>
                <w:noProof/>
                <w:webHidden/>
              </w:rPr>
              <w:fldChar w:fldCharType="end"/>
            </w:r>
          </w:hyperlink>
        </w:p>
        <w:p w14:paraId="52D191D7" w14:textId="2B9FDF21" w:rsidR="00023686" w:rsidRDefault="00AC31FA">
          <w:pPr>
            <w:pStyle w:val="TOC2"/>
            <w:tabs>
              <w:tab w:val="right" w:leader="dot" w:pos="8771"/>
            </w:tabs>
            <w:rPr>
              <w:rFonts w:asciiTheme="minorHAnsi" w:hAnsiTheme="minorHAnsi"/>
              <w:noProof/>
              <w:kern w:val="2"/>
              <w:sz w:val="21"/>
              <w:lang w:eastAsia="zh-CN"/>
            </w:rPr>
          </w:pPr>
          <w:hyperlink w:anchor="_Toc104020915" w:history="1">
            <w:r w:rsidR="00023686" w:rsidRPr="00E65067">
              <w:rPr>
                <w:rStyle w:val="af"/>
                <w:rFonts w:ascii="黑体" w:hAnsi="黑体" w:cs="Times New Roman"/>
                <w:noProof/>
              </w:rPr>
              <w:t>3.1</w:t>
            </w:r>
            <w:r w:rsidR="00023686" w:rsidRPr="00E65067">
              <w:rPr>
                <w:rStyle w:val="af"/>
                <w:rFonts w:cs="Times New Roman"/>
                <w:noProof/>
              </w:rPr>
              <w:t xml:space="preserve"> </w:t>
            </w:r>
            <w:r w:rsidR="00023686" w:rsidRPr="00E65067">
              <w:rPr>
                <w:rStyle w:val="af"/>
                <w:rFonts w:cs="Times New Roman"/>
                <w:noProof/>
              </w:rPr>
              <w:t>总论</w:t>
            </w:r>
            <w:r w:rsidR="00023686">
              <w:rPr>
                <w:noProof/>
                <w:webHidden/>
              </w:rPr>
              <w:tab/>
            </w:r>
            <w:r w:rsidR="00023686">
              <w:rPr>
                <w:noProof/>
                <w:webHidden/>
              </w:rPr>
              <w:fldChar w:fldCharType="begin"/>
            </w:r>
            <w:r w:rsidR="00023686">
              <w:rPr>
                <w:noProof/>
                <w:webHidden/>
              </w:rPr>
              <w:instrText xml:space="preserve"> PAGEREF _Toc104020915 \h </w:instrText>
            </w:r>
            <w:r w:rsidR="00023686">
              <w:rPr>
                <w:noProof/>
                <w:webHidden/>
              </w:rPr>
            </w:r>
            <w:r w:rsidR="00023686">
              <w:rPr>
                <w:noProof/>
                <w:webHidden/>
              </w:rPr>
              <w:fldChar w:fldCharType="separate"/>
            </w:r>
            <w:r w:rsidR="00737B10">
              <w:rPr>
                <w:noProof/>
                <w:webHidden/>
              </w:rPr>
              <w:t>7</w:t>
            </w:r>
            <w:r w:rsidR="00023686">
              <w:rPr>
                <w:noProof/>
                <w:webHidden/>
              </w:rPr>
              <w:fldChar w:fldCharType="end"/>
            </w:r>
          </w:hyperlink>
        </w:p>
        <w:p w14:paraId="4CD4D9C5" w14:textId="3B64C9EA" w:rsidR="00023686" w:rsidRDefault="00AC31FA">
          <w:pPr>
            <w:pStyle w:val="TOC2"/>
            <w:tabs>
              <w:tab w:val="right" w:leader="dot" w:pos="8771"/>
            </w:tabs>
            <w:rPr>
              <w:rFonts w:asciiTheme="minorHAnsi" w:hAnsiTheme="minorHAnsi"/>
              <w:noProof/>
              <w:kern w:val="2"/>
              <w:sz w:val="21"/>
              <w:lang w:eastAsia="zh-CN"/>
            </w:rPr>
          </w:pPr>
          <w:hyperlink w:anchor="_Toc104020916" w:history="1">
            <w:r w:rsidR="00023686" w:rsidRPr="00E65067">
              <w:rPr>
                <w:rStyle w:val="af"/>
                <w:rFonts w:ascii="黑体" w:hAnsi="黑体" w:cs="Times New Roman"/>
                <w:noProof/>
              </w:rPr>
              <w:t>3.2</w:t>
            </w:r>
            <w:r w:rsidR="00023686" w:rsidRPr="00E65067">
              <w:rPr>
                <w:rStyle w:val="af"/>
                <w:rFonts w:cs="Times New Roman"/>
                <w:noProof/>
              </w:rPr>
              <w:t xml:space="preserve"> S-</w:t>
            </w:r>
            <w:r w:rsidR="00023686" w:rsidRPr="00E65067">
              <w:rPr>
                <w:rStyle w:val="af"/>
                <w:rFonts w:cs="Times New Roman"/>
                <w:noProof/>
              </w:rPr>
              <w:t>表达式</w:t>
            </w:r>
            <w:r w:rsidR="00023686">
              <w:rPr>
                <w:noProof/>
                <w:webHidden/>
              </w:rPr>
              <w:tab/>
            </w:r>
            <w:r w:rsidR="00023686">
              <w:rPr>
                <w:noProof/>
                <w:webHidden/>
              </w:rPr>
              <w:fldChar w:fldCharType="begin"/>
            </w:r>
            <w:r w:rsidR="00023686">
              <w:rPr>
                <w:noProof/>
                <w:webHidden/>
              </w:rPr>
              <w:instrText xml:space="preserve"> PAGEREF _Toc104020916 \h </w:instrText>
            </w:r>
            <w:r w:rsidR="00023686">
              <w:rPr>
                <w:noProof/>
                <w:webHidden/>
              </w:rPr>
            </w:r>
            <w:r w:rsidR="00023686">
              <w:rPr>
                <w:noProof/>
                <w:webHidden/>
              </w:rPr>
              <w:fldChar w:fldCharType="separate"/>
            </w:r>
            <w:r w:rsidR="00737B10">
              <w:rPr>
                <w:noProof/>
                <w:webHidden/>
              </w:rPr>
              <w:t>7</w:t>
            </w:r>
            <w:r w:rsidR="00023686">
              <w:rPr>
                <w:noProof/>
                <w:webHidden/>
              </w:rPr>
              <w:fldChar w:fldCharType="end"/>
            </w:r>
          </w:hyperlink>
        </w:p>
        <w:p w14:paraId="1CB32D4A" w14:textId="1B5F17EB" w:rsidR="00023686" w:rsidRDefault="00AC31FA">
          <w:pPr>
            <w:pStyle w:val="TOC2"/>
            <w:tabs>
              <w:tab w:val="right" w:leader="dot" w:pos="8771"/>
            </w:tabs>
            <w:rPr>
              <w:rFonts w:asciiTheme="minorHAnsi" w:hAnsiTheme="minorHAnsi"/>
              <w:noProof/>
              <w:kern w:val="2"/>
              <w:sz w:val="21"/>
              <w:lang w:eastAsia="zh-CN"/>
            </w:rPr>
          </w:pPr>
          <w:hyperlink w:anchor="_Toc104020917" w:history="1">
            <w:r w:rsidR="00023686" w:rsidRPr="00E65067">
              <w:rPr>
                <w:rStyle w:val="af"/>
                <w:rFonts w:ascii="黑体" w:hAnsi="黑体" w:cs="Times New Roman"/>
                <w:noProof/>
              </w:rPr>
              <w:t>3.3</w:t>
            </w:r>
            <w:r w:rsidR="00023686" w:rsidRPr="00E65067">
              <w:rPr>
                <w:rStyle w:val="af"/>
                <w:rFonts w:cs="Times New Roman"/>
                <w:noProof/>
              </w:rPr>
              <w:t xml:space="preserve"> Q-</w:t>
            </w:r>
            <w:r w:rsidR="00023686" w:rsidRPr="00E65067">
              <w:rPr>
                <w:rStyle w:val="af"/>
                <w:rFonts w:cs="Times New Roman"/>
                <w:noProof/>
              </w:rPr>
              <w:t>表达式</w:t>
            </w:r>
            <w:r w:rsidR="00023686">
              <w:rPr>
                <w:noProof/>
                <w:webHidden/>
              </w:rPr>
              <w:tab/>
            </w:r>
            <w:r w:rsidR="00023686">
              <w:rPr>
                <w:noProof/>
                <w:webHidden/>
              </w:rPr>
              <w:fldChar w:fldCharType="begin"/>
            </w:r>
            <w:r w:rsidR="00023686">
              <w:rPr>
                <w:noProof/>
                <w:webHidden/>
              </w:rPr>
              <w:instrText xml:space="preserve"> PAGEREF _Toc104020917 \h </w:instrText>
            </w:r>
            <w:r w:rsidR="00023686">
              <w:rPr>
                <w:noProof/>
                <w:webHidden/>
              </w:rPr>
            </w:r>
            <w:r w:rsidR="00023686">
              <w:rPr>
                <w:noProof/>
                <w:webHidden/>
              </w:rPr>
              <w:fldChar w:fldCharType="separate"/>
            </w:r>
            <w:r w:rsidR="00737B10">
              <w:rPr>
                <w:noProof/>
                <w:webHidden/>
              </w:rPr>
              <w:t>8</w:t>
            </w:r>
            <w:r w:rsidR="00023686">
              <w:rPr>
                <w:noProof/>
                <w:webHidden/>
              </w:rPr>
              <w:fldChar w:fldCharType="end"/>
            </w:r>
          </w:hyperlink>
        </w:p>
        <w:p w14:paraId="20DD37BE" w14:textId="75230E69" w:rsidR="00023686" w:rsidRDefault="00AC31FA">
          <w:pPr>
            <w:pStyle w:val="TOC2"/>
            <w:tabs>
              <w:tab w:val="right" w:leader="dot" w:pos="8771"/>
            </w:tabs>
            <w:rPr>
              <w:rFonts w:asciiTheme="minorHAnsi" w:hAnsiTheme="minorHAnsi"/>
              <w:noProof/>
              <w:kern w:val="2"/>
              <w:sz w:val="21"/>
              <w:lang w:eastAsia="zh-CN"/>
            </w:rPr>
          </w:pPr>
          <w:hyperlink w:anchor="_Toc104020918" w:history="1">
            <w:r w:rsidR="00023686" w:rsidRPr="00E65067">
              <w:rPr>
                <w:rStyle w:val="af"/>
                <w:rFonts w:ascii="黑体" w:hAnsi="黑体" w:cs="Times New Roman"/>
                <w:noProof/>
              </w:rPr>
              <w:t>3.4</w:t>
            </w:r>
            <w:r w:rsidR="00023686" w:rsidRPr="00E65067">
              <w:rPr>
                <w:rStyle w:val="af"/>
                <w:rFonts w:cs="Times New Roman"/>
                <w:noProof/>
              </w:rPr>
              <w:t xml:space="preserve"> </w:t>
            </w:r>
            <w:r w:rsidR="00023686" w:rsidRPr="00E65067">
              <w:rPr>
                <w:rStyle w:val="af"/>
                <w:rFonts w:cs="Times New Roman"/>
                <w:noProof/>
              </w:rPr>
              <w:t>变量</w:t>
            </w:r>
            <w:r w:rsidR="00023686">
              <w:rPr>
                <w:noProof/>
                <w:webHidden/>
              </w:rPr>
              <w:tab/>
            </w:r>
            <w:r w:rsidR="00023686">
              <w:rPr>
                <w:noProof/>
                <w:webHidden/>
              </w:rPr>
              <w:fldChar w:fldCharType="begin"/>
            </w:r>
            <w:r w:rsidR="00023686">
              <w:rPr>
                <w:noProof/>
                <w:webHidden/>
              </w:rPr>
              <w:instrText xml:space="preserve"> PAGEREF _Toc104020918 \h </w:instrText>
            </w:r>
            <w:r w:rsidR="00023686">
              <w:rPr>
                <w:noProof/>
                <w:webHidden/>
              </w:rPr>
            </w:r>
            <w:r w:rsidR="00023686">
              <w:rPr>
                <w:noProof/>
                <w:webHidden/>
              </w:rPr>
              <w:fldChar w:fldCharType="separate"/>
            </w:r>
            <w:r w:rsidR="00737B10">
              <w:rPr>
                <w:noProof/>
                <w:webHidden/>
              </w:rPr>
              <w:t>9</w:t>
            </w:r>
            <w:r w:rsidR="00023686">
              <w:rPr>
                <w:noProof/>
                <w:webHidden/>
              </w:rPr>
              <w:fldChar w:fldCharType="end"/>
            </w:r>
          </w:hyperlink>
        </w:p>
        <w:p w14:paraId="61B02EEA" w14:textId="0528E841" w:rsidR="00023686" w:rsidRDefault="00AC31FA">
          <w:pPr>
            <w:pStyle w:val="TOC2"/>
            <w:tabs>
              <w:tab w:val="right" w:leader="dot" w:pos="8771"/>
            </w:tabs>
            <w:rPr>
              <w:rFonts w:asciiTheme="minorHAnsi" w:hAnsiTheme="minorHAnsi"/>
              <w:noProof/>
              <w:kern w:val="2"/>
              <w:sz w:val="21"/>
              <w:lang w:eastAsia="zh-CN"/>
            </w:rPr>
          </w:pPr>
          <w:hyperlink w:anchor="_Toc104020919" w:history="1">
            <w:r w:rsidR="00023686" w:rsidRPr="00E65067">
              <w:rPr>
                <w:rStyle w:val="af"/>
                <w:rFonts w:ascii="黑体" w:hAnsi="黑体" w:cs="Times New Roman"/>
                <w:noProof/>
              </w:rPr>
              <w:t>3.5</w:t>
            </w:r>
            <w:r w:rsidR="00023686" w:rsidRPr="00E65067">
              <w:rPr>
                <w:rStyle w:val="af"/>
                <w:rFonts w:cs="Times New Roman"/>
                <w:noProof/>
              </w:rPr>
              <w:t xml:space="preserve"> lambda </w:t>
            </w:r>
            <w:r w:rsidR="00023686" w:rsidRPr="00E65067">
              <w:rPr>
                <w:rStyle w:val="af"/>
                <w:rFonts w:cs="Times New Roman"/>
                <w:noProof/>
              </w:rPr>
              <w:t>函数</w:t>
            </w:r>
            <w:r w:rsidR="00023686">
              <w:rPr>
                <w:noProof/>
                <w:webHidden/>
              </w:rPr>
              <w:tab/>
            </w:r>
            <w:r w:rsidR="00023686">
              <w:rPr>
                <w:noProof/>
                <w:webHidden/>
              </w:rPr>
              <w:fldChar w:fldCharType="begin"/>
            </w:r>
            <w:r w:rsidR="00023686">
              <w:rPr>
                <w:noProof/>
                <w:webHidden/>
              </w:rPr>
              <w:instrText xml:space="preserve"> PAGEREF _Toc104020919 \h </w:instrText>
            </w:r>
            <w:r w:rsidR="00023686">
              <w:rPr>
                <w:noProof/>
                <w:webHidden/>
              </w:rPr>
            </w:r>
            <w:r w:rsidR="00023686">
              <w:rPr>
                <w:noProof/>
                <w:webHidden/>
              </w:rPr>
              <w:fldChar w:fldCharType="separate"/>
            </w:r>
            <w:r w:rsidR="00737B10">
              <w:rPr>
                <w:noProof/>
                <w:webHidden/>
              </w:rPr>
              <w:t>10</w:t>
            </w:r>
            <w:r w:rsidR="00023686">
              <w:rPr>
                <w:noProof/>
                <w:webHidden/>
              </w:rPr>
              <w:fldChar w:fldCharType="end"/>
            </w:r>
          </w:hyperlink>
        </w:p>
        <w:p w14:paraId="3F04BE5E" w14:textId="1F6C18A4" w:rsidR="00023686" w:rsidRDefault="00AC31FA">
          <w:pPr>
            <w:pStyle w:val="TOC2"/>
            <w:tabs>
              <w:tab w:val="right" w:leader="dot" w:pos="8771"/>
            </w:tabs>
            <w:rPr>
              <w:rFonts w:asciiTheme="minorHAnsi" w:hAnsiTheme="minorHAnsi"/>
              <w:noProof/>
              <w:kern w:val="2"/>
              <w:sz w:val="21"/>
              <w:lang w:eastAsia="zh-CN"/>
            </w:rPr>
          </w:pPr>
          <w:hyperlink w:anchor="_Toc104020920" w:history="1">
            <w:r w:rsidR="00023686" w:rsidRPr="00E65067">
              <w:rPr>
                <w:rStyle w:val="af"/>
                <w:rFonts w:ascii="黑体" w:hAnsi="黑体" w:cs="Times New Roman"/>
                <w:noProof/>
              </w:rPr>
              <w:t>3.6</w:t>
            </w:r>
            <w:r w:rsidR="00023686" w:rsidRPr="00E65067">
              <w:rPr>
                <w:rStyle w:val="af"/>
                <w:rFonts w:cs="Times New Roman"/>
                <w:noProof/>
              </w:rPr>
              <w:t xml:space="preserve"> </w:t>
            </w:r>
            <w:r w:rsidR="00023686" w:rsidRPr="00E65067">
              <w:rPr>
                <w:rStyle w:val="af"/>
                <w:rFonts w:cs="Times New Roman"/>
                <w:noProof/>
              </w:rPr>
              <w:t>实用方法</w:t>
            </w:r>
            <w:r w:rsidR="00023686">
              <w:rPr>
                <w:noProof/>
                <w:webHidden/>
              </w:rPr>
              <w:tab/>
            </w:r>
            <w:r w:rsidR="00023686">
              <w:rPr>
                <w:noProof/>
                <w:webHidden/>
              </w:rPr>
              <w:fldChar w:fldCharType="begin"/>
            </w:r>
            <w:r w:rsidR="00023686">
              <w:rPr>
                <w:noProof/>
                <w:webHidden/>
              </w:rPr>
              <w:instrText xml:space="preserve"> PAGEREF _Toc104020920 \h </w:instrText>
            </w:r>
            <w:r w:rsidR="00023686">
              <w:rPr>
                <w:noProof/>
                <w:webHidden/>
              </w:rPr>
            </w:r>
            <w:r w:rsidR="00023686">
              <w:rPr>
                <w:noProof/>
                <w:webHidden/>
              </w:rPr>
              <w:fldChar w:fldCharType="separate"/>
            </w:r>
            <w:r w:rsidR="00737B10">
              <w:rPr>
                <w:noProof/>
                <w:webHidden/>
              </w:rPr>
              <w:t>11</w:t>
            </w:r>
            <w:r w:rsidR="00023686">
              <w:rPr>
                <w:noProof/>
                <w:webHidden/>
              </w:rPr>
              <w:fldChar w:fldCharType="end"/>
            </w:r>
          </w:hyperlink>
        </w:p>
        <w:p w14:paraId="3408038D" w14:textId="658EC1A8" w:rsidR="00023686" w:rsidRDefault="00AC31FA">
          <w:pPr>
            <w:pStyle w:val="TOC1"/>
            <w:rPr>
              <w:rFonts w:asciiTheme="minorHAnsi" w:hAnsiTheme="minorHAnsi"/>
              <w:noProof/>
              <w:kern w:val="2"/>
              <w:sz w:val="21"/>
              <w:lang w:eastAsia="zh-CN"/>
            </w:rPr>
          </w:pPr>
          <w:hyperlink w:anchor="_Toc104020921" w:history="1">
            <w:r w:rsidR="00023686" w:rsidRPr="00E65067">
              <w:rPr>
                <w:rStyle w:val="af"/>
                <w:noProof/>
              </w:rPr>
              <w:t>第四章</w:t>
            </w:r>
            <w:r w:rsidR="00023686" w:rsidRPr="00E65067">
              <w:rPr>
                <w:rStyle w:val="af"/>
                <w:noProof/>
              </w:rPr>
              <w:t xml:space="preserve"> </w:t>
            </w:r>
            <w:r w:rsidR="00023686" w:rsidRPr="00E65067">
              <w:rPr>
                <w:rStyle w:val="af"/>
                <w:noProof/>
              </w:rPr>
              <w:t>解释器设计</w:t>
            </w:r>
            <w:r w:rsidR="00023686">
              <w:rPr>
                <w:noProof/>
                <w:webHidden/>
              </w:rPr>
              <w:tab/>
            </w:r>
            <w:r w:rsidR="00023686">
              <w:rPr>
                <w:noProof/>
                <w:webHidden/>
              </w:rPr>
              <w:fldChar w:fldCharType="begin"/>
            </w:r>
            <w:r w:rsidR="00023686">
              <w:rPr>
                <w:noProof/>
                <w:webHidden/>
              </w:rPr>
              <w:instrText xml:space="preserve"> PAGEREF _Toc104020921 \h </w:instrText>
            </w:r>
            <w:r w:rsidR="00023686">
              <w:rPr>
                <w:noProof/>
                <w:webHidden/>
              </w:rPr>
            </w:r>
            <w:r w:rsidR="00023686">
              <w:rPr>
                <w:noProof/>
                <w:webHidden/>
              </w:rPr>
              <w:fldChar w:fldCharType="separate"/>
            </w:r>
            <w:r w:rsidR="00737B10">
              <w:rPr>
                <w:noProof/>
                <w:webHidden/>
              </w:rPr>
              <w:t>12</w:t>
            </w:r>
            <w:r w:rsidR="00023686">
              <w:rPr>
                <w:noProof/>
                <w:webHidden/>
              </w:rPr>
              <w:fldChar w:fldCharType="end"/>
            </w:r>
          </w:hyperlink>
        </w:p>
        <w:p w14:paraId="327D052D" w14:textId="3F82FC04" w:rsidR="00023686" w:rsidRDefault="00AC31FA">
          <w:pPr>
            <w:pStyle w:val="TOC2"/>
            <w:tabs>
              <w:tab w:val="right" w:leader="dot" w:pos="8771"/>
            </w:tabs>
            <w:rPr>
              <w:rFonts w:asciiTheme="minorHAnsi" w:hAnsiTheme="minorHAnsi"/>
              <w:noProof/>
              <w:kern w:val="2"/>
              <w:sz w:val="21"/>
              <w:lang w:eastAsia="zh-CN"/>
            </w:rPr>
          </w:pPr>
          <w:hyperlink w:anchor="_Toc104020922" w:history="1">
            <w:r w:rsidR="00023686" w:rsidRPr="00E65067">
              <w:rPr>
                <w:rStyle w:val="af"/>
                <w:rFonts w:ascii="黑体" w:hAnsi="黑体" w:cs="Times New Roman"/>
                <w:noProof/>
              </w:rPr>
              <w:t>4.1</w:t>
            </w:r>
            <w:r w:rsidR="00023686" w:rsidRPr="00E65067">
              <w:rPr>
                <w:rStyle w:val="af"/>
                <w:rFonts w:cs="Times New Roman"/>
                <w:noProof/>
              </w:rPr>
              <w:t xml:space="preserve"> </w:t>
            </w:r>
            <w:r w:rsidR="00023686" w:rsidRPr="00E65067">
              <w:rPr>
                <w:rStyle w:val="af"/>
                <w:rFonts w:cs="Times New Roman"/>
                <w:noProof/>
              </w:rPr>
              <w:t>工作模式</w:t>
            </w:r>
            <w:r w:rsidR="00023686">
              <w:rPr>
                <w:noProof/>
                <w:webHidden/>
              </w:rPr>
              <w:tab/>
            </w:r>
            <w:r w:rsidR="00023686">
              <w:rPr>
                <w:noProof/>
                <w:webHidden/>
              </w:rPr>
              <w:fldChar w:fldCharType="begin"/>
            </w:r>
            <w:r w:rsidR="00023686">
              <w:rPr>
                <w:noProof/>
                <w:webHidden/>
              </w:rPr>
              <w:instrText xml:space="preserve"> PAGEREF _Toc104020922 \h </w:instrText>
            </w:r>
            <w:r w:rsidR="00023686">
              <w:rPr>
                <w:noProof/>
                <w:webHidden/>
              </w:rPr>
            </w:r>
            <w:r w:rsidR="00023686">
              <w:rPr>
                <w:noProof/>
                <w:webHidden/>
              </w:rPr>
              <w:fldChar w:fldCharType="separate"/>
            </w:r>
            <w:r w:rsidR="00737B10">
              <w:rPr>
                <w:noProof/>
                <w:webHidden/>
              </w:rPr>
              <w:t>12</w:t>
            </w:r>
            <w:r w:rsidR="00023686">
              <w:rPr>
                <w:noProof/>
                <w:webHidden/>
              </w:rPr>
              <w:fldChar w:fldCharType="end"/>
            </w:r>
          </w:hyperlink>
        </w:p>
        <w:p w14:paraId="013C57BC" w14:textId="05D67C11" w:rsidR="00023686" w:rsidRDefault="00AC31FA">
          <w:pPr>
            <w:pStyle w:val="TOC2"/>
            <w:tabs>
              <w:tab w:val="right" w:leader="dot" w:pos="8771"/>
            </w:tabs>
            <w:rPr>
              <w:rFonts w:asciiTheme="minorHAnsi" w:hAnsiTheme="minorHAnsi"/>
              <w:noProof/>
              <w:kern w:val="2"/>
              <w:sz w:val="21"/>
              <w:lang w:eastAsia="zh-CN"/>
            </w:rPr>
          </w:pPr>
          <w:hyperlink w:anchor="_Toc104020923" w:history="1">
            <w:r w:rsidR="00023686" w:rsidRPr="00E65067">
              <w:rPr>
                <w:rStyle w:val="af"/>
                <w:rFonts w:ascii="黑体" w:hAnsi="黑体" w:cs="Times New Roman"/>
                <w:noProof/>
              </w:rPr>
              <w:t>4.2</w:t>
            </w:r>
            <w:r w:rsidR="00023686" w:rsidRPr="00E65067">
              <w:rPr>
                <w:rStyle w:val="af"/>
                <w:rFonts w:cs="Times New Roman"/>
                <w:noProof/>
              </w:rPr>
              <w:t xml:space="preserve"> </w:t>
            </w:r>
            <w:r w:rsidR="00023686" w:rsidRPr="00E65067">
              <w:rPr>
                <w:rStyle w:val="af"/>
                <w:rFonts w:cs="Times New Roman"/>
                <w:noProof/>
              </w:rPr>
              <w:t>系统框架</w:t>
            </w:r>
            <w:r w:rsidR="00023686">
              <w:rPr>
                <w:noProof/>
                <w:webHidden/>
              </w:rPr>
              <w:tab/>
            </w:r>
            <w:r w:rsidR="00023686">
              <w:rPr>
                <w:noProof/>
                <w:webHidden/>
              </w:rPr>
              <w:fldChar w:fldCharType="begin"/>
            </w:r>
            <w:r w:rsidR="00023686">
              <w:rPr>
                <w:noProof/>
                <w:webHidden/>
              </w:rPr>
              <w:instrText xml:space="preserve"> PAGEREF _Toc104020923 \h </w:instrText>
            </w:r>
            <w:r w:rsidR="00023686">
              <w:rPr>
                <w:noProof/>
                <w:webHidden/>
              </w:rPr>
            </w:r>
            <w:r w:rsidR="00023686">
              <w:rPr>
                <w:noProof/>
                <w:webHidden/>
              </w:rPr>
              <w:fldChar w:fldCharType="separate"/>
            </w:r>
            <w:r w:rsidR="00737B10">
              <w:rPr>
                <w:noProof/>
                <w:webHidden/>
              </w:rPr>
              <w:t>13</w:t>
            </w:r>
            <w:r w:rsidR="00023686">
              <w:rPr>
                <w:noProof/>
                <w:webHidden/>
              </w:rPr>
              <w:fldChar w:fldCharType="end"/>
            </w:r>
          </w:hyperlink>
        </w:p>
        <w:p w14:paraId="02FE663F" w14:textId="2508C256" w:rsidR="00023686" w:rsidRDefault="00AC31FA">
          <w:pPr>
            <w:pStyle w:val="TOC1"/>
            <w:rPr>
              <w:rFonts w:asciiTheme="minorHAnsi" w:hAnsiTheme="minorHAnsi"/>
              <w:noProof/>
              <w:kern w:val="2"/>
              <w:sz w:val="21"/>
              <w:lang w:eastAsia="zh-CN"/>
            </w:rPr>
          </w:pPr>
          <w:hyperlink w:anchor="_Toc104020925" w:history="1">
            <w:r w:rsidR="00023686" w:rsidRPr="00E65067">
              <w:rPr>
                <w:rStyle w:val="af"/>
                <w:noProof/>
              </w:rPr>
              <w:t>第五章</w:t>
            </w:r>
            <w:r w:rsidR="00023686" w:rsidRPr="00E65067">
              <w:rPr>
                <w:rStyle w:val="af"/>
                <w:noProof/>
              </w:rPr>
              <w:t xml:space="preserve"> </w:t>
            </w:r>
            <w:r w:rsidR="00023686" w:rsidRPr="00E65067">
              <w:rPr>
                <w:rStyle w:val="af"/>
                <w:noProof/>
              </w:rPr>
              <w:t>解释器实现细节</w:t>
            </w:r>
            <w:r w:rsidR="00023686">
              <w:rPr>
                <w:noProof/>
                <w:webHidden/>
              </w:rPr>
              <w:tab/>
            </w:r>
            <w:r w:rsidR="00023686">
              <w:rPr>
                <w:noProof/>
                <w:webHidden/>
              </w:rPr>
              <w:fldChar w:fldCharType="begin"/>
            </w:r>
            <w:r w:rsidR="00023686">
              <w:rPr>
                <w:noProof/>
                <w:webHidden/>
              </w:rPr>
              <w:instrText xml:space="preserve"> PAGEREF _Toc104020925 \h </w:instrText>
            </w:r>
            <w:r w:rsidR="00023686">
              <w:rPr>
                <w:noProof/>
                <w:webHidden/>
              </w:rPr>
            </w:r>
            <w:r w:rsidR="00023686">
              <w:rPr>
                <w:noProof/>
                <w:webHidden/>
              </w:rPr>
              <w:fldChar w:fldCharType="separate"/>
            </w:r>
            <w:r w:rsidR="00737B10">
              <w:rPr>
                <w:noProof/>
                <w:webHidden/>
              </w:rPr>
              <w:t>14</w:t>
            </w:r>
            <w:r w:rsidR="00023686">
              <w:rPr>
                <w:noProof/>
                <w:webHidden/>
              </w:rPr>
              <w:fldChar w:fldCharType="end"/>
            </w:r>
          </w:hyperlink>
        </w:p>
        <w:p w14:paraId="74A53309" w14:textId="09818CA1" w:rsidR="00023686" w:rsidRDefault="00AC31FA">
          <w:pPr>
            <w:pStyle w:val="TOC2"/>
            <w:tabs>
              <w:tab w:val="right" w:leader="dot" w:pos="8771"/>
            </w:tabs>
            <w:rPr>
              <w:rFonts w:asciiTheme="minorHAnsi" w:hAnsiTheme="minorHAnsi"/>
              <w:noProof/>
              <w:kern w:val="2"/>
              <w:sz w:val="21"/>
              <w:lang w:eastAsia="zh-CN"/>
            </w:rPr>
          </w:pPr>
          <w:hyperlink w:anchor="_Toc104020926" w:history="1">
            <w:r w:rsidR="00023686" w:rsidRPr="00E65067">
              <w:rPr>
                <w:rStyle w:val="af"/>
                <w:rFonts w:ascii="黑体" w:hAnsi="黑体" w:cs="Times New Roman"/>
                <w:noProof/>
              </w:rPr>
              <w:t>5.1</w:t>
            </w:r>
            <w:r w:rsidR="00023686" w:rsidRPr="00E65067">
              <w:rPr>
                <w:rStyle w:val="af"/>
                <w:rFonts w:cs="Times New Roman"/>
                <w:noProof/>
              </w:rPr>
              <w:t xml:space="preserve"> </w:t>
            </w:r>
            <w:r w:rsidR="00023686" w:rsidRPr="00E65067">
              <w:rPr>
                <w:rStyle w:val="af"/>
                <w:rFonts w:cs="Times New Roman"/>
                <w:noProof/>
              </w:rPr>
              <w:t>开发环境</w:t>
            </w:r>
            <w:r w:rsidR="00023686">
              <w:rPr>
                <w:noProof/>
                <w:webHidden/>
              </w:rPr>
              <w:tab/>
            </w:r>
            <w:r w:rsidR="00023686">
              <w:rPr>
                <w:noProof/>
                <w:webHidden/>
              </w:rPr>
              <w:fldChar w:fldCharType="begin"/>
            </w:r>
            <w:r w:rsidR="00023686">
              <w:rPr>
                <w:noProof/>
                <w:webHidden/>
              </w:rPr>
              <w:instrText xml:space="preserve"> PAGEREF _Toc104020926 \h </w:instrText>
            </w:r>
            <w:r w:rsidR="00023686">
              <w:rPr>
                <w:noProof/>
                <w:webHidden/>
              </w:rPr>
            </w:r>
            <w:r w:rsidR="00023686">
              <w:rPr>
                <w:noProof/>
                <w:webHidden/>
              </w:rPr>
              <w:fldChar w:fldCharType="separate"/>
            </w:r>
            <w:r w:rsidR="00737B10">
              <w:rPr>
                <w:noProof/>
                <w:webHidden/>
              </w:rPr>
              <w:t>14</w:t>
            </w:r>
            <w:r w:rsidR="00023686">
              <w:rPr>
                <w:noProof/>
                <w:webHidden/>
              </w:rPr>
              <w:fldChar w:fldCharType="end"/>
            </w:r>
          </w:hyperlink>
        </w:p>
        <w:p w14:paraId="00A3D5CC" w14:textId="00786B91" w:rsidR="00023686" w:rsidRDefault="00AC31FA">
          <w:pPr>
            <w:pStyle w:val="TOC3"/>
            <w:tabs>
              <w:tab w:val="right" w:leader="dot" w:pos="8771"/>
            </w:tabs>
            <w:rPr>
              <w:rFonts w:asciiTheme="minorHAnsi" w:hAnsiTheme="minorHAnsi"/>
              <w:noProof/>
              <w:kern w:val="2"/>
              <w:sz w:val="21"/>
              <w:lang w:eastAsia="zh-CN"/>
            </w:rPr>
          </w:pPr>
          <w:hyperlink w:anchor="_Toc104020927" w:history="1">
            <w:r w:rsidR="00023686" w:rsidRPr="00E65067">
              <w:rPr>
                <w:rStyle w:val="af"/>
                <w:noProof/>
              </w:rPr>
              <w:t xml:space="preserve">5.1.1 </w:t>
            </w:r>
            <w:r w:rsidR="00023686" w:rsidRPr="00E65067">
              <w:rPr>
                <w:rStyle w:val="af"/>
                <w:noProof/>
              </w:rPr>
              <w:t>命令行软件</w:t>
            </w:r>
            <w:r w:rsidR="00023686">
              <w:rPr>
                <w:noProof/>
                <w:webHidden/>
              </w:rPr>
              <w:tab/>
            </w:r>
            <w:r w:rsidR="00023686">
              <w:rPr>
                <w:noProof/>
                <w:webHidden/>
              </w:rPr>
              <w:fldChar w:fldCharType="begin"/>
            </w:r>
            <w:r w:rsidR="00023686">
              <w:rPr>
                <w:noProof/>
                <w:webHidden/>
              </w:rPr>
              <w:instrText xml:space="preserve"> PAGEREF _Toc104020927 \h </w:instrText>
            </w:r>
            <w:r w:rsidR="00023686">
              <w:rPr>
                <w:noProof/>
                <w:webHidden/>
              </w:rPr>
            </w:r>
            <w:r w:rsidR="00023686">
              <w:rPr>
                <w:noProof/>
                <w:webHidden/>
              </w:rPr>
              <w:fldChar w:fldCharType="separate"/>
            </w:r>
            <w:r w:rsidR="00737B10">
              <w:rPr>
                <w:noProof/>
                <w:webHidden/>
              </w:rPr>
              <w:t>14</w:t>
            </w:r>
            <w:r w:rsidR="00023686">
              <w:rPr>
                <w:noProof/>
                <w:webHidden/>
              </w:rPr>
              <w:fldChar w:fldCharType="end"/>
            </w:r>
          </w:hyperlink>
        </w:p>
        <w:p w14:paraId="284D9F18" w14:textId="2DA480A5" w:rsidR="00023686" w:rsidRDefault="00AC31FA">
          <w:pPr>
            <w:pStyle w:val="TOC3"/>
            <w:tabs>
              <w:tab w:val="right" w:leader="dot" w:pos="8771"/>
            </w:tabs>
            <w:rPr>
              <w:rFonts w:asciiTheme="minorHAnsi" w:hAnsiTheme="minorHAnsi"/>
              <w:noProof/>
              <w:kern w:val="2"/>
              <w:sz w:val="21"/>
              <w:lang w:eastAsia="zh-CN"/>
            </w:rPr>
          </w:pPr>
          <w:hyperlink w:anchor="_Toc104020928" w:history="1">
            <w:r w:rsidR="00023686" w:rsidRPr="00E65067">
              <w:rPr>
                <w:rStyle w:val="af"/>
                <w:noProof/>
              </w:rPr>
              <w:t>5.1.2</w:t>
            </w:r>
            <w:r w:rsidR="00023686" w:rsidRPr="00E65067">
              <w:rPr>
                <w:rStyle w:val="af"/>
                <w:noProof/>
                <w:lang w:eastAsia="zh-CN"/>
              </w:rPr>
              <w:t xml:space="preserve"> </w:t>
            </w:r>
            <w:r w:rsidR="00023686" w:rsidRPr="00E65067">
              <w:rPr>
                <w:rStyle w:val="af"/>
                <w:noProof/>
                <w:lang w:eastAsia="zh-CN"/>
              </w:rPr>
              <w:t>文件</w:t>
            </w:r>
            <w:r w:rsidR="00023686" w:rsidRPr="00E65067">
              <w:rPr>
                <w:rStyle w:val="af"/>
                <w:noProof/>
              </w:rPr>
              <w:t>路径</w:t>
            </w:r>
            <w:r w:rsidR="00023686">
              <w:rPr>
                <w:noProof/>
                <w:webHidden/>
              </w:rPr>
              <w:tab/>
            </w:r>
            <w:r w:rsidR="00023686">
              <w:rPr>
                <w:noProof/>
                <w:webHidden/>
              </w:rPr>
              <w:fldChar w:fldCharType="begin"/>
            </w:r>
            <w:r w:rsidR="00023686">
              <w:rPr>
                <w:noProof/>
                <w:webHidden/>
              </w:rPr>
              <w:instrText xml:space="preserve"> PAGEREF _Toc104020928 \h </w:instrText>
            </w:r>
            <w:r w:rsidR="00023686">
              <w:rPr>
                <w:noProof/>
                <w:webHidden/>
              </w:rPr>
            </w:r>
            <w:r w:rsidR="00023686">
              <w:rPr>
                <w:noProof/>
                <w:webHidden/>
              </w:rPr>
              <w:fldChar w:fldCharType="separate"/>
            </w:r>
            <w:r w:rsidR="00737B10">
              <w:rPr>
                <w:noProof/>
                <w:webHidden/>
              </w:rPr>
              <w:t>15</w:t>
            </w:r>
            <w:r w:rsidR="00023686">
              <w:rPr>
                <w:noProof/>
                <w:webHidden/>
              </w:rPr>
              <w:fldChar w:fldCharType="end"/>
            </w:r>
          </w:hyperlink>
        </w:p>
        <w:p w14:paraId="44DD2719" w14:textId="5133C4F5" w:rsidR="00023686" w:rsidRDefault="00AC31FA">
          <w:pPr>
            <w:pStyle w:val="TOC3"/>
            <w:tabs>
              <w:tab w:val="right" w:leader="dot" w:pos="8771"/>
            </w:tabs>
            <w:rPr>
              <w:rFonts w:asciiTheme="minorHAnsi" w:hAnsiTheme="minorHAnsi"/>
              <w:noProof/>
              <w:kern w:val="2"/>
              <w:sz w:val="21"/>
              <w:lang w:eastAsia="zh-CN"/>
            </w:rPr>
          </w:pPr>
          <w:hyperlink w:anchor="_Toc104020929" w:history="1">
            <w:r w:rsidR="00023686" w:rsidRPr="00E65067">
              <w:rPr>
                <w:rStyle w:val="af"/>
                <w:noProof/>
              </w:rPr>
              <w:t xml:space="preserve">5.1.3 </w:t>
            </w:r>
            <w:r w:rsidR="00023686" w:rsidRPr="00E65067">
              <w:rPr>
                <w:rStyle w:val="af"/>
                <w:noProof/>
              </w:rPr>
              <w:t>自动编译脚本</w:t>
            </w:r>
            <w:r w:rsidR="00023686">
              <w:rPr>
                <w:noProof/>
                <w:webHidden/>
              </w:rPr>
              <w:tab/>
            </w:r>
            <w:r w:rsidR="00023686">
              <w:rPr>
                <w:noProof/>
                <w:webHidden/>
              </w:rPr>
              <w:fldChar w:fldCharType="begin"/>
            </w:r>
            <w:r w:rsidR="00023686">
              <w:rPr>
                <w:noProof/>
                <w:webHidden/>
              </w:rPr>
              <w:instrText xml:space="preserve"> PAGEREF _Toc104020929 \h </w:instrText>
            </w:r>
            <w:r w:rsidR="00023686">
              <w:rPr>
                <w:noProof/>
                <w:webHidden/>
              </w:rPr>
            </w:r>
            <w:r w:rsidR="00023686">
              <w:rPr>
                <w:noProof/>
                <w:webHidden/>
              </w:rPr>
              <w:fldChar w:fldCharType="separate"/>
            </w:r>
            <w:r w:rsidR="00737B10">
              <w:rPr>
                <w:noProof/>
                <w:webHidden/>
              </w:rPr>
              <w:t>15</w:t>
            </w:r>
            <w:r w:rsidR="00023686">
              <w:rPr>
                <w:noProof/>
                <w:webHidden/>
              </w:rPr>
              <w:fldChar w:fldCharType="end"/>
            </w:r>
          </w:hyperlink>
        </w:p>
        <w:p w14:paraId="7331C514" w14:textId="0D618E9C" w:rsidR="00023686" w:rsidRDefault="00AC31FA">
          <w:pPr>
            <w:pStyle w:val="TOC2"/>
            <w:tabs>
              <w:tab w:val="right" w:leader="dot" w:pos="8771"/>
            </w:tabs>
            <w:rPr>
              <w:rFonts w:asciiTheme="minorHAnsi" w:hAnsiTheme="minorHAnsi"/>
              <w:noProof/>
              <w:kern w:val="2"/>
              <w:sz w:val="21"/>
              <w:lang w:eastAsia="zh-CN"/>
            </w:rPr>
          </w:pPr>
          <w:hyperlink w:anchor="_Toc104020930" w:history="1">
            <w:r w:rsidR="00023686" w:rsidRPr="00E65067">
              <w:rPr>
                <w:rStyle w:val="af"/>
                <w:rFonts w:ascii="黑体" w:hAnsi="黑体" w:cs="Times New Roman"/>
                <w:noProof/>
              </w:rPr>
              <w:t>5.2</w:t>
            </w:r>
            <w:r w:rsidR="00023686" w:rsidRPr="00E65067">
              <w:rPr>
                <w:rStyle w:val="af"/>
                <w:rFonts w:cs="Times New Roman"/>
                <w:noProof/>
              </w:rPr>
              <w:t xml:space="preserve"> </w:t>
            </w:r>
            <w:r w:rsidR="00023686" w:rsidRPr="00E65067">
              <w:rPr>
                <w:rStyle w:val="af"/>
                <w:rFonts w:cs="Times New Roman"/>
                <w:noProof/>
              </w:rPr>
              <w:t>容器设计</w:t>
            </w:r>
            <w:r w:rsidR="00023686">
              <w:rPr>
                <w:noProof/>
                <w:webHidden/>
              </w:rPr>
              <w:tab/>
            </w:r>
            <w:r w:rsidR="00023686">
              <w:rPr>
                <w:noProof/>
                <w:webHidden/>
              </w:rPr>
              <w:fldChar w:fldCharType="begin"/>
            </w:r>
            <w:r w:rsidR="00023686">
              <w:rPr>
                <w:noProof/>
                <w:webHidden/>
              </w:rPr>
              <w:instrText xml:space="preserve"> PAGEREF _Toc104020930 \h </w:instrText>
            </w:r>
            <w:r w:rsidR="00023686">
              <w:rPr>
                <w:noProof/>
                <w:webHidden/>
              </w:rPr>
            </w:r>
            <w:r w:rsidR="00023686">
              <w:rPr>
                <w:noProof/>
                <w:webHidden/>
              </w:rPr>
              <w:fldChar w:fldCharType="separate"/>
            </w:r>
            <w:r w:rsidR="00737B10">
              <w:rPr>
                <w:noProof/>
                <w:webHidden/>
              </w:rPr>
              <w:t>16</w:t>
            </w:r>
            <w:r w:rsidR="00023686">
              <w:rPr>
                <w:noProof/>
                <w:webHidden/>
              </w:rPr>
              <w:fldChar w:fldCharType="end"/>
            </w:r>
          </w:hyperlink>
        </w:p>
        <w:p w14:paraId="57629470" w14:textId="4D7CEF7E" w:rsidR="00023686" w:rsidRDefault="00AC31FA">
          <w:pPr>
            <w:pStyle w:val="TOC2"/>
            <w:tabs>
              <w:tab w:val="right" w:leader="dot" w:pos="8771"/>
            </w:tabs>
            <w:rPr>
              <w:rFonts w:asciiTheme="minorHAnsi" w:hAnsiTheme="minorHAnsi"/>
              <w:noProof/>
              <w:kern w:val="2"/>
              <w:sz w:val="21"/>
              <w:lang w:eastAsia="zh-CN"/>
            </w:rPr>
          </w:pPr>
          <w:hyperlink w:anchor="_Toc104020931" w:history="1">
            <w:r w:rsidR="00023686" w:rsidRPr="00E65067">
              <w:rPr>
                <w:rStyle w:val="af"/>
                <w:rFonts w:ascii="黑体" w:hAnsi="黑体" w:cs="Times New Roman"/>
                <w:noProof/>
              </w:rPr>
              <w:t>5.3</w:t>
            </w:r>
            <w:r w:rsidR="00023686" w:rsidRPr="00E65067">
              <w:rPr>
                <w:rStyle w:val="af"/>
                <w:rFonts w:cs="Times New Roman"/>
                <w:noProof/>
              </w:rPr>
              <w:t xml:space="preserve"> </w:t>
            </w:r>
            <w:r w:rsidR="00023686" w:rsidRPr="00E65067">
              <w:rPr>
                <w:rStyle w:val="af"/>
                <w:rFonts w:cs="Times New Roman"/>
                <w:noProof/>
              </w:rPr>
              <w:t>语法分析器</w:t>
            </w:r>
            <w:r w:rsidR="00023686">
              <w:rPr>
                <w:noProof/>
                <w:webHidden/>
              </w:rPr>
              <w:tab/>
            </w:r>
            <w:r w:rsidR="00023686">
              <w:rPr>
                <w:noProof/>
                <w:webHidden/>
              </w:rPr>
              <w:fldChar w:fldCharType="begin"/>
            </w:r>
            <w:r w:rsidR="00023686">
              <w:rPr>
                <w:noProof/>
                <w:webHidden/>
              </w:rPr>
              <w:instrText xml:space="preserve"> PAGEREF _Toc104020931 \h </w:instrText>
            </w:r>
            <w:r w:rsidR="00023686">
              <w:rPr>
                <w:noProof/>
                <w:webHidden/>
              </w:rPr>
            </w:r>
            <w:r w:rsidR="00023686">
              <w:rPr>
                <w:noProof/>
                <w:webHidden/>
              </w:rPr>
              <w:fldChar w:fldCharType="separate"/>
            </w:r>
            <w:r w:rsidR="00737B10">
              <w:rPr>
                <w:noProof/>
                <w:webHidden/>
              </w:rPr>
              <w:t>17</w:t>
            </w:r>
            <w:r w:rsidR="00023686">
              <w:rPr>
                <w:noProof/>
                <w:webHidden/>
              </w:rPr>
              <w:fldChar w:fldCharType="end"/>
            </w:r>
          </w:hyperlink>
        </w:p>
        <w:p w14:paraId="7BE57668" w14:textId="0E6580D1" w:rsidR="00023686" w:rsidRDefault="00AC31FA">
          <w:pPr>
            <w:pStyle w:val="TOC2"/>
            <w:tabs>
              <w:tab w:val="right" w:leader="dot" w:pos="8771"/>
            </w:tabs>
            <w:rPr>
              <w:rFonts w:asciiTheme="minorHAnsi" w:hAnsiTheme="minorHAnsi"/>
              <w:noProof/>
              <w:kern w:val="2"/>
              <w:sz w:val="21"/>
              <w:lang w:eastAsia="zh-CN"/>
            </w:rPr>
          </w:pPr>
          <w:hyperlink w:anchor="_Toc104020932" w:history="1">
            <w:r w:rsidR="00023686" w:rsidRPr="00E65067">
              <w:rPr>
                <w:rStyle w:val="af"/>
                <w:rFonts w:ascii="黑体" w:hAnsi="黑体" w:cs="Times New Roman"/>
                <w:noProof/>
              </w:rPr>
              <w:t>5.4</w:t>
            </w:r>
            <w:r w:rsidR="00023686" w:rsidRPr="00E65067">
              <w:rPr>
                <w:rStyle w:val="af"/>
                <w:rFonts w:cs="Times New Roman"/>
                <w:noProof/>
              </w:rPr>
              <w:t xml:space="preserve"> </w:t>
            </w:r>
            <w:r w:rsidR="00023686" w:rsidRPr="00E65067">
              <w:rPr>
                <w:rStyle w:val="af"/>
                <w:rFonts w:cs="Times New Roman"/>
                <w:noProof/>
              </w:rPr>
              <w:t>建立函数抽象语法树</w:t>
            </w:r>
            <w:r w:rsidR="00023686">
              <w:rPr>
                <w:noProof/>
                <w:webHidden/>
              </w:rPr>
              <w:tab/>
            </w:r>
            <w:r w:rsidR="00023686">
              <w:rPr>
                <w:noProof/>
                <w:webHidden/>
              </w:rPr>
              <w:fldChar w:fldCharType="begin"/>
            </w:r>
            <w:r w:rsidR="00023686">
              <w:rPr>
                <w:noProof/>
                <w:webHidden/>
              </w:rPr>
              <w:instrText xml:space="preserve"> PAGEREF _Toc104020932 \h </w:instrText>
            </w:r>
            <w:r w:rsidR="00023686">
              <w:rPr>
                <w:noProof/>
                <w:webHidden/>
              </w:rPr>
            </w:r>
            <w:r w:rsidR="00023686">
              <w:rPr>
                <w:noProof/>
                <w:webHidden/>
              </w:rPr>
              <w:fldChar w:fldCharType="separate"/>
            </w:r>
            <w:r w:rsidR="00737B10">
              <w:rPr>
                <w:noProof/>
                <w:webHidden/>
              </w:rPr>
              <w:t>18</w:t>
            </w:r>
            <w:r w:rsidR="00023686">
              <w:rPr>
                <w:noProof/>
                <w:webHidden/>
              </w:rPr>
              <w:fldChar w:fldCharType="end"/>
            </w:r>
          </w:hyperlink>
        </w:p>
        <w:p w14:paraId="2CFC7F4D" w14:textId="4031D048" w:rsidR="00023686" w:rsidRDefault="00AC31FA">
          <w:pPr>
            <w:pStyle w:val="TOC2"/>
            <w:tabs>
              <w:tab w:val="right" w:leader="dot" w:pos="8771"/>
            </w:tabs>
            <w:rPr>
              <w:rFonts w:asciiTheme="minorHAnsi" w:hAnsiTheme="minorHAnsi"/>
              <w:noProof/>
              <w:kern w:val="2"/>
              <w:sz w:val="21"/>
              <w:lang w:eastAsia="zh-CN"/>
            </w:rPr>
          </w:pPr>
          <w:hyperlink w:anchor="_Toc104020933" w:history="1">
            <w:r w:rsidR="00023686" w:rsidRPr="00E65067">
              <w:rPr>
                <w:rStyle w:val="af"/>
                <w:rFonts w:ascii="黑体" w:hAnsi="黑体" w:cs="Times New Roman"/>
                <w:noProof/>
              </w:rPr>
              <w:t>5.5</w:t>
            </w:r>
            <w:r w:rsidR="00023686" w:rsidRPr="00E65067">
              <w:rPr>
                <w:rStyle w:val="af"/>
                <w:rFonts w:cs="Times New Roman"/>
                <w:noProof/>
              </w:rPr>
              <w:t xml:space="preserve"> </w:t>
            </w:r>
            <w:r w:rsidR="00023686" w:rsidRPr="00E65067">
              <w:rPr>
                <w:rStyle w:val="af"/>
                <w:rFonts w:cs="Times New Roman"/>
                <w:noProof/>
              </w:rPr>
              <w:t>推导抽象语法树推导</w:t>
            </w:r>
            <w:r w:rsidR="00023686">
              <w:rPr>
                <w:noProof/>
                <w:webHidden/>
              </w:rPr>
              <w:tab/>
            </w:r>
            <w:r w:rsidR="00023686">
              <w:rPr>
                <w:noProof/>
                <w:webHidden/>
              </w:rPr>
              <w:fldChar w:fldCharType="begin"/>
            </w:r>
            <w:r w:rsidR="00023686">
              <w:rPr>
                <w:noProof/>
                <w:webHidden/>
              </w:rPr>
              <w:instrText xml:space="preserve"> PAGEREF _Toc104020933 \h </w:instrText>
            </w:r>
            <w:r w:rsidR="00023686">
              <w:rPr>
                <w:noProof/>
                <w:webHidden/>
              </w:rPr>
            </w:r>
            <w:r w:rsidR="00023686">
              <w:rPr>
                <w:noProof/>
                <w:webHidden/>
              </w:rPr>
              <w:fldChar w:fldCharType="separate"/>
            </w:r>
            <w:r w:rsidR="00737B10">
              <w:rPr>
                <w:noProof/>
                <w:webHidden/>
              </w:rPr>
              <w:t>20</w:t>
            </w:r>
            <w:r w:rsidR="00023686">
              <w:rPr>
                <w:noProof/>
                <w:webHidden/>
              </w:rPr>
              <w:fldChar w:fldCharType="end"/>
            </w:r>
          </w:hyperlink>
        </w:p>
        <w:p w14:paraId="6DAC68D7" w14:textId="4FB0B173" w:rsidR="00023686" w:rsidRDefault="00AC31FA">
          <w:pPr>
            <w:pStyle w:val="TOC2"/>
            <w:tabs>
              <w:tab w:val="right" w:leader="dot" w:pos="8771"/>
            </w:tabs>
            <w:rPr>
              <w:rFonts w:asciiTheme="minorHAnsi" w:hAnsiTheme="minorHAnsi"/>
              <w:noProof/>
              <w:kern w:val="2"/>
              <w:sz w:val="21"/>
              <w:lang w:eastAsia="zh-CN"/>
            </w:rPr>
          </w:pPr>
          <w:hyperlink w:anchor="_Toc104020934" w:history="1">
            <w:r w:rsidR="00023686" w:rsidRPr="00E65067">
              <w:rPr>
                <w:rStyle w:val="af"/>
                <w:rFonts w:ascii="黑体" w:hAnsi="黑体" w:cs="Times New Roman"/>
                <w:noProof/>
              </w:rPr>
              <w:t>5.6</w:t>
            </w:r>
            <w:r w:rsidR="00023686" w:rsidRPr="00E65067">
              <w:rPr>
                <w:rStyle w:val="af"/>
                <w:rFonts w:cs="Times New Roman"/>
                <w:noProof/>
              </w:rPr>
              <w:t xml:space="preserve"> </w:t>
            </w:r>
            <w:r w:rsidR="00023686" w:rsidRPr="00E65067">
              <w:rPr>
                <w:rStyle w:val="af"/>
                <w:rFonts w:cs="Times New Roman"/>
                <w:noProof/>
              </w:rPr>
              <w:t>函数的创建与执行</w:t>
            </w:r>
            <w:r w:rsidR="00023686">
              <w:rPr>
                <w:noProof/>
                <w:webHidden/>
              </w:rPr>
              <w:tab/>
            </w:r>
            <w:r w:rsidR="00023686">
              <w:rPr>
                <w:noProof/>
                <w:webHidden/>
              </w:rPr>
              <w:fldChar w:fldCharType="begin"/>
            </w:r>
            <w:r w:rsidR="00023686">
              <w:rPr>
                <w:noProof/>
                <w:webHidden/>
              </w:rPr>
              <w:instrText xml:space="preserve"> PAGEREF _Toc104020934 \h </w:instrText>
            </w:r>
            <w:r w:rsidR="00023686">
              <w:rPr>
                <w:noProof/>
                <w:webHidden/>
              </w:rPr>
            </w:r>
            <w:r w:rsidR="00023686">
              <w:rPr>
                <w:noProof/>
                <w:webHidden/>
              </w:rPr>
              <w:fldChar w:fldCharType="separate"/>
            </w:r>
            <w:r w:rsidR="00737B10">
              <w:rPr>
                <w:noProof/>
                <w:webHidden/>
              </w:rPr>
              <w:t>22</w:t>
            </w:r>
            <w:r w:rsidR="00023686">
              <w:rPr>
                <w:noProof/>
                <w:webHidden/>
              </w:rPr>
              <w:fldChar w:fldCharType="end"/>
            </w:r>
          </w:hyperlink>
        </w:p>
        <w:p w14:paraId="0A3EDEF8" w14:textId="0197C20E" w:rsidR="00023686" w:rsidRDefault="00AC31FA">
          <w:pPr>
            <w:pStyle w:val="TOC3"/>
            <w:tabs>
              <w:tab w:val="right" w:leader="dot" w:pos="8771"/>
            </w:tabs>
            <w:rPr>
              <w:rFonts w:asciiTheme="minorHAnsi" w:hAnsiTheme="minorHAnsi"/>
              <w:noProof/>
              <w:kern w:val="2"/>
              <w:sz w:val="21"/>
              <w:lang w:eastAsia="zh-CN"/>
            </w:rPr>
          </w:pPr>
          <w:hyperlink w:anchor="_Toc104020935" w:history="1">
            <w:r w:rsidR="00023686" w:rsidRPr="00E65067">
              <w:rPr>
                <w:rStyle w:val="af"/>
                <w:noProof/>
                <w:lang w:eastAsia="zh-CN"/>
              </w:rPr>
              <w:t xml:space="preserve">5.6.1 </w:t>
            </w:r>
            <w:r w:rsidR="00023686" w:rsidRPr="00E65067">
              <w:rPr>
                <w:rStyle w:val="af"/>
                <w:noProof/>
                <w:lang w:eastAsia="zh-CN"/>
              </w:rPr>
              <w:t>载入预置函数</w:t>
            </w:r>
            <w:r w:rsidR="00023686">
              <w:rPr>
                <w:noProof/>
                <w:webHidden/>
              </w:rPr>
              <w:tab/>
            </w:r>
            <w:r w:rsidR="00023686">
              <w:rPr>
                <w:noProof/>
                <w:webHidden/>
              </w:rPr>
              <w:fldChar w:fldCharType="begin"/>
            </w:r>
            <w:r w:rsidR="00023686">
              <w:rPr>
                <w:noProof/>
                <w:webHidden/>
              </w:rPr>
              <w:instrText xml:space="preserve"> PAGEREF _Toc104020935 \h </w:instrText>
            </w:r>
            <w:r w:rsidR="00023686">
              <w:rPr>
                <w:noProof/>
                <w:webHidden/>
              </w:rPr>
            </w:r>
            <w:r w:rsidR="00023686">
              <w:rPr>
                <w:noProof/>
                <w:webHidden/>
              </w:rPr>
              <w:fldChar w:fldCharType="separate"/>
            </w:r>
            <w:r w:rsidR="00737B10">
              <w:rPr>
                <w:noProof/>
                <w:webHidden/>
              </w:rPr>
              <w:t>22</w:t>
            </w:r>
            <w:r w:rsidR="00023686">
              <w:rPr>
                <w:noProof/>
                <w:webHidden/>
              </w:rPr>
              <w:fldChar w:fldCharType="end"/>
            </w:r>
          </w:hyperlink>
        </w:p>
        <w:p w14:paraId="28FC8213" w14:textId="29685CC8" w:rsidR="00023686" w:rsidRDefault="00AC31FA">
          <w:pPr>
            <w:pStyle w:val="TOC3"/>
            <w:tabs>
              <w:tab w:val="right" w:leader="dot" w:pos="8771"/>
            </w:tabs>
            <w:rPr>
              <w:rFonts w:asciiTheme="minorHAnsi" w:hAnsiTheme="minorHAnsi"/>
              <w:noProof/>
              <w:kern w:val="2"/>
              <w:sz w:val="21"/>
              <w:lang w:eastAsia="zh-CN"/>
            </w:rPr>
          </w:pPr>
          <w:hyperlink w:anchor="_Toc104020936" w:history="1">
            <w:r w:rsidR="00023686" w:rsidRPr="00E65067">
              <w:rPr>
                <w:rStyle w:val="af"/>
                <w:noProof/>
                <w:lang w:eastAsia="zh-CN"/>
              </w:rPr>
              <w:t xml:space="preserve">5.6.2 </w:t>
            </w:r>
            <w:r w:rsidR="00023686" w:rsidRPr="00E65067">
              <w:rPr>
                <w:rStyle w:val="af"/>
                <w:noProof/>
                <w:lang w:eastAsia="zh-CN"/>
              </w:rPr>
              <w:t>全局变量和局部变量</w:t>
            </w:r>
            <w:r w:rsidR="00023686">
              <w:rPr>
                <w:noProof/>
                <w:webHidden/>
              </w:rPr>
              <w:tab/>
            </w:r>
            <w:r w:rsidR="00023686">
              <w:rPr>
                <w:noProof/>
                <w:webHidden/>
              </w:rPr>
              <w:fldChar w:fldCharType="begin"/>
            </w:r>
            <w:r w:rsidR="00023686">
              <w:rPr>
                <w:noProof/>
                <w:webHidden/>
              </w:rPr>
              <w:instrText xml:space="preserve"> PAGEREF _Toc104020936 \h </w:instrText>
            </w:r>
            <w:r w:rsidR="00023686">
              <w:rPr>
                <w:noProof/>
                <w:webHidden/>
              </w:rPr>
            </w:r>
            <w:r w:rsidR="00023686">
              <w:rPr>
                <w:noProof/>
                <w:webHidden/>
              </w:rPr>
              <w:fldChar w:fldCharType="separate"/>
            </w:r>
            <w:r w:rsidR="00737B10">
              <w:rPr>
                <w:noProof/>
                <w:webHidden/>
              </w:rPr>
              <w:t>23</w:t>
            </w:r>
            <w:r w:rsidR="00023686">
              <w:rPr>
                <w:noProof/>
                <w:webHidden/>
              </w:rPr>
              <w:fldChar w:fldCharType="end"/>
            </w:r>
          </w:hyperlink>
        </w:p>
        <w:p w14:paraId="7A16CC4B" w14:textId="055D9AD7" w:rsidR="00023686" w:rsidRDefault="00AC31FA">
          <w:pPr>
            <w:pStyle w:val="TOC3"/>
            <w:tabs>
              <w:tab w:val="right" w:leader="dot" w:pos="8771"/>
            </w:tabs>
            <w:rPr>
              <w:rFonts w:asciiTheme="minorHAnsi" w:hAnsiTheme="minorHAnsi"/>
              <w:noProof/>
              <w:kern w:val="2"/>
              <w:sz w:val="21"/>
              <w:lang w:eastAsia="zh-CN"/>
            </w:rPr>
          </w:pPr>
          <w:hyperlink w:anchor="_Toc104020937" w:history="1">
            <w:r w:rsidR="00023686" w:rsidRPr="00E65067">
              <w:rPr>
                <w:rStyle w:val="af"/>
                <w:noProof/>
                <w:lang w:eastAsia="zh-CN"/>
              </w:rPr>
              <w:t xml:space="preserve">5.6.3 </w:t>
            </w:r>
            <w:r w:rsidR="00023686" w:rsidRPr="00E65067">
              <w:rPr>
                <w:rStyle w:val="af"/>
                <w:noProof/>
                <w:lang w:eastAsia="zh-CN"/>
              </w:rPr>
              <w:t>创建</w:t>
            </w:r>
            <w:r w:rsidR="00023686" w:rsidRPr="00E65067">
              <w:rPr>
                <w:rStyle w:val="af"/>
                <w:noProof/>
                <w:lang w:eastAsia="zh-CN"/>
              </w:rPr>
              <w:t>lambda</w:t>
            </w:r>
            <w:r w:rsidR="00023686" w:rsidRPr="00E65067">
              <w:rPr>
                <w:rStyle w:val="af"/>
                <w:noProof/>
                <w:lang w:eastAsia="zh-CN"/>
              </w:rPr>
              <w:t>函数</w:t>
            </w:r>
            <w:r w:rsidR="00023686">
              <w:rPr>
                <w:noProof/>
                <w:webHidden/>
              </w:rPr>
              <w:tab/>
            </w:r>
            <w:r w:rsidR="00023686">
              <w:rPr>
                <w:noProof/>
                <w:webHidden/>
              </w:rPr>
              <w:fldChar w:fldCharType="begin"/>
            </w:r>
            <w:r w:rsidR="00023686">
              <w:rPr>
                <w:noProof/>
                <w:webHidden/>
              </w:rPr>
              <w:instrText xml:space="preserve"> PAGEREF _Toc104020937 \h </w:instrText>
            </w:r>
            <w:r w:rsidR="00023686">
              <w:rPr>
                <w:noProof/>
                <w:webHidden/>
              </w:rPr>
            </w:r>
            <w:r w:rsidR="00023686">
              <w:rPr>
                <w:noProof/>
                <w:webHidden/>
              </w:rPr>
              <w:fldChar w:fldCharType="separate"/>
            </w:r>
            <w:r w:rsidR="00737B10">
              <w:rPr>
                <w:noProof/>
                <w:webHidden/>
              </w:rPr>
              <w:t>25</w:t>
            </w:r>
            <w:r w:rsidR="00023686">
              <w:rPr>
                <w:noProof/>
                <w:webHidden/>
              </w:rPr>
              <w:fldChar w:fldCharType="end"/>
            </w:r>
          </w:hyperlink>
        </w:p>
        <w:p w14:paraId="57A85EB1" w14:textId="5F0D31B3" w:rsidR="00023686" w:rsidRDefault="00AC31FA">
          <w:pPr>
            <w:pStyle w:val="TOC3"/>
            <w:tabs>
              <w:tab w:val="right" w:leader="dot" w:pos="8771"/>
            </w:tabs>
            <w:rPr>
              <w:rFonts w:asciiTheme="minorHAnsi" w:hAnsiTheme="minorHAnsi"/>
              <w:noProof/>
              <w:kern w:val="2"/>
              <w:sz w:val="21"/>
              <w:lang w:eastAsia="zh-CN"/>
            </w:rPr>
          </w:pPr>
          <w:hyperlink w:anchor="_Toc104020938" w:history="1">
            <w:r w:rsidR="00023686" w:rsidRPr="00E65067">
              <w:rPr>
                <w:rStyle w:val="af"/>
                <w:noProof/>
                <w:lang w:eastAsia="zh-CN"/>
              </w:rPr>
              <w:t xml:space="preserve">5.6.4 </w:t>
            </w:r>
            <w:r w:rsidR="00023686" w:rsidRPr="00E65067">
              <w:rPr>
                <w:rStyle w:val="af"/>
                <w:noProof/>
                <w:lang w:eastAsia="zh-CN"/>
              </w:rPr>
              <w:t>执行函数</w:t>
            </w:r>
            <w:r w:rsidR="00023686">
              <w:rPr>
                <w:noProof/>
                <w:webHidden/>
              </w:rPr>
              <w:tab/>
            </w:r>
            <w:r w:rsidR="00023686">
              <w:rPr>
                <w:noProof/>
                <w:webHidden/>
              </w:rPr>
              <w:fldChar w:fldCharType="begin"/>
            </w:r>
            <w:r w:rsidR="00023686">
              <w:rPr>
                <w:noProof/>
                <w:webHidden/>
              </w:rPr>
              <w:instrText xml:space="preserve"> PAGEREF _Toc104020938 \h </w:instrText>
            </w:r>
            <w:r w:rsidR="00023686">
              <w:rPr>
                <w:noProof/>
                <w:webHidden/>
              </w:rPr>
            </w:r>
            <w:r w:rsidR="00023686">
              <w:rPr>
                <w:noProof/>
                <w:webHidden/>
              </w:rPr>
              <w:fldChar w:fldCharType="separate"/>
            </w:r>
            <w:r w:rsidR="00737B10">
              <w:rPr>
                <w:noProof/>
                <w:webHidden/>
              </w:rPr>
              <w:t>26</w:t>
            </w:r>
            <w:r w:rsidR="00023686">
              <w:rPr>
                <w:noProof/>
                <w:webHidden/>
              </w:rPr>
              <w:fldChar w:fldCharType="end"/>
            </w:r>
          </w:hyperlink>
        </w:p>
        <w:p w14:paraId="71459978" w14:textId="4E5F5501" w:rsidR="00023686" w:rsidRDefault="00AC31FA">
          <w:pPr>
            <w:pStyle w:val="TOC2"/>
            <w:tabs>
              <w:tab w:val="right" w:leader="dot" w:pos="8771"/>
            </w:tabs>
            <w:rPr>
              <w:rFonts w:asciiTheme="minorHAnsi" w:hAnsiTheme="minorHAnsi"/>
              <w:noProof/>
              <w:kern w:val="2"/>
              <w:sz w:val="21"/>
              <w:lang w:eastAsia="zh-CN"/>
            </w:rPr>
          </w:pPr>
          <w:hyperlink w:anchor="_Toc104020939" w:history="1">
            <w:r w:rsidR="00023686" w:rsidRPr="00E65067">
              <w:rPr>
                <w:rStyle w:val="af"/>
                <w:rFonts w:ascii="黑体" w:hAnsi="黑体" w:cs="Times New Roman"/>
                <w:noProof/>
              </w:rPr>
              <w:t>5.7</w:t>
            </w:r>
            <w:r w:rsidR="00023686" w:rsidRPr="00E65067">
              <w:rPr>
                <w:rStyle w:val="af"/>
                <w:rFonts w:cs="Times New Roman"/>
                <w:noProof/>
              </w:rPr>
              <w:t xml:space="preserve"> </w:t>
            </w:r>
            <w:r w:rsidR="00023686" w:rsidRPr="00E65067">
              <w:rPr>
                <w:rStyle w:val="af"/>
                <w:rFonts w:cs="Times New Roman"/>
                <w:noProof/>
              </w:rPr>
              <w:t>错误处理</w:t>
            </w:r>
            <w:r w:rsidR="00023686">
              <w:rPr>
                <w:noProof/>
                <w:webHidden/>
              </w:rPr>
              <w:tab/>
            </w:r>
            <w:r w:rsidR="00023686">
              <w:rPr>
                <w:noProof/>
                <w:webHidden/>
              </w:rPr>
              <w:fldChar w:fldCharType="begin"/>
            </w:r>
            <w:r w:rsidR="00023686">
              <w:rPr>
                <w:noProof/>
                <w:webHidden/>
              </w:rPr>
              <w:instrText xml:space="preserve"> PAGEREF _Toc104020939 \h </w:instrText>
            </w:r>
            <w:r w:rsidR="00023686">
              <w:rPr>
                <w:noProof/>
                <w:webHidden/>
              </w:rPr>
            </w:r>
            <w:r w:rsidR="00023686">
              <w:rPr>
                <w:noProof/>
                <w:webHidden/>
              </w:rPr>
              <w:fldChar w:fldCharType="separate"/>
            </w:r>
            <w:r w:rsidR="00737B10">
              <w:rPr>
                <w:noProof/>
                <w:webHidden/>
              </w:rPr>
              <w:t>28</w:t>
            </w:r>
            <w:r w:rsidR="00023686">
              <w:rPr>
                <w:noProof/>
                <w:webHidden/>
              </w:rPr>
              <w:fldChar w:fldCharType="end"/>
            </w:r>
          </w:hyperlink>
        </w:p>
        <w:p w14:paraId="161D8363" w14:textId="31AAA219" w:rsidR="00023686" w:rsidRDefault="00AC31FA">
          <w:pPr>
            <w:pStyle w:val="TOC2"/>
            <w:tabs>
              <w:tab w:val="right" w:leader="dot" w:pos="8771"/>
            </w:tabs>
            <w:rPr>
              <w:rFonts w:asciiTheme="minorHAnsi" w:hAnsiTheme="minorHAnsi"/>
              <w:noProof/>
              <w:kern w:val="2"/>
              <w:sz w:val="21"/>
              <w:lang w:eastAsia="zh-CN"/>
            </w:rPr>
          </w:pPr>
          <w:hyperlink w:anchor="_Toc104020940" w:history="1">
            <w:r w:rsidR="00023686" w:rsidRPr="00E65067">
              <w:rPr>
                <w:rStyle w:val="af"/>
                <w:rFonts w:ascii="黑体" w:hAnsi="黑体" w:cs="Times New Roman"/>
                <w:noProof/>
              </w:rPr>
              <w:t>5.8</w:t>
            </w:r>
            <w:r w:rsidR="00023686" w:rsidRPr="00E65067">
              <w:rPr>
                <w:rStyle w:val="af"/>
                <w:rFonts w:cs="Times New Roman"/>
                <w:noProof/>
              </w:rPr>
              <w:t xml:space="preserve"> </w:t>
            </w:r>
            <w:r w:rsidR="00023686" w:rsidRPr="00E65067">
              <w:rPr>
                <w:rStyle w:val="af"/>
                <w:rFonts w:cs="Times New Roman"/>
                <w:noProof/>
              </w:rPr>
              <w:t>动态调试器模式</w:t>
            </w:r>
            <w:r w:rsidR="00023686">
              <w:rPr>
                <w:noProof/>
                <w:webHidden/>
              </w:rPr>
              <w:tab/>
            </w:r>
            <w:r w:rsidR="00023686">
              <w:rPr>
                <w:noProof/>
                <w:webHidden/>
              </w:rPr>
              <w:fldChar w:fldCharType="begin"/>
            </w:r>
            <w:r w:rsidR="00023686">
              <w:rPr>
                <w:noProof/>
                <w:webHidden/>
              </w:rPr>
              <w:instrText xml:space="preserve"> PAGEREF _Toc104020940 \h </w:instrText>
            </w:r>
            <w:r w:rsidR="00023686">
              <w:rPr>
                <w:noProof/>
                <w:webHidden/>
              </w:rPr>
            </w:r>
            <w:r w:rsidR="00023686">
              <w:rPr>
                <w:noProof/>
                <w:webHidden/>
              </w:rPr>
              <w:fldChar w:fldCharType="separate"/>
            </w:r>
            <w:r w:rsidR="00737B10">
              <w:rPr>
                <w:noProof/>
                <w:webHidden/>
              </w:rPr>
              <w:t>30</w:t>
            </w:r>
            <w:r w:rsidR="00023686">
              <w:rPr>
                <w:noProof/>
                <w:webHidden/>
              </w:rPr>
              <w:fldChar w:fldCharType="end"/>
            </w:r>
          </w:hyperlink>
        </w:p>
        <w:p w14:paraId="05462AEF" w14:textId="3DCD943C" w:rsidR="00023686" w:rsidRDefault="00AC31FA">
          <w:pPr>
            <w:pStyle w:val="TOC2"/>
            <w:tabs>
              <w:tab w:val="right" w:leader="dot" w:pos="8771"/>
            </w:tabs>
            <w:rPr>
              <w:rFonts w:asciiTheme="minorHAnsi" w:hAnsiTheme="minorHAnsi"/>
              <w:noProof/>
              <w:kern w:val="2"/>
              <w:sz w:val="21"/>
              <w:lang w:eastAsia="zh-CN"/>
            </w:rPr>
          </w:pPr>
          <w:hyperlink w:anchor="_Toc104020941" w:history="1">
            <w:r w:rsidR="00023686" w:rsidRPr="00E65067">
              <w:rPr>
                <w:rStyle w:val="af"/>
                <w:rFonts w:ascii="黑体" w:hAnsi="黑体" w:cs="Times New Roman"/>
                <w:noProof/>
              </w:rPr>
              <w:t>5.9</w:t>
            </w:r>
            <w:r w:rsidR="00023686" w:rsidRPr="00E65067">
              <w:rPr>
                <w:rStyle w:val="af"/>
                <w:rFonts w:cs="Times New Roman"/>
                <w:noProof/>
              </w:rPr>
              <w:t xml:space="preserve"> </w:t>
            </w:r>
            <w:r w:rsidR="00023686" w:rsidRPr="00E65067">
              <w:rPr>
                <w:rStyle w:val="af"/>
                <w:rFonts w:cs="Times New Roman"/>
                <w:noProof/>
              </w:rPr>
              <w:t>标准库设计</w:t>
            </w:r>
            <w:r w:rsidR="00023686">
              <w:rPr>
                <w:noProof/>
                <w:webHidden/>
              </w:rPr>
              <w:tab/>
            </w:r>
            <w:r w:rsidR="00023686">
              <w:rPr>
                <w:noProof/>
                <w:webHidden/>
              </w:rPr>
              <w:fldChar w:fldCharType="begin"/>
            </w:r>
            <w:r w:rsidR="00023686">
              <w:rPr>
                <w:noProof/>
                <w:webHidden/>
              </w:rPr>
              <w:instrText xml:space="preserve"> PAGEREF _Toc104020941 \h </w:instrText>
            </w:r>
            <w:r w:rsidR="00023686">
              <w:rPr>
                <w:noProof/>
                <w:webHidden/>
              </w:rPr>
            </w:r>
            <w:r w:rsidR="00023686">
              <w:rPr>
                <w:noProof/>
                <w:webHidden/>
              </w:rPr>
              <w:fldChar w:fldCharType="separate"/>
            </w:r>
            <w:r w:rsidR="00737B10">
              <w:rPr>
                <w:noProof/>
                <w:webHidden/>
              </w:rPr>
              <w:t>32</w:t>
            </w:r>
            <w:r w:rsidR="00023686">
              <w:rPr>
                <w:noProof/>
                <w:webHidden/>
              </w:rPr>
              <w:fldChar w:fldCharType="end"/>
            </w:r>
          </w:hyperlink>
        </w:p>
        <w:p w14:paraId="6FE9CE9D" w14:textId="66EB220F" w:rsidR="00023686" w:rsidRDefault="00AC31FA">
          <w:pPr>
            <w:pStyle w:val="TOC3"/>
            <w:tabs>
              <w:tab w:val="right" w:leader="dot" w:pos="8771"/>
            </w:tabs>
            <w:rPr>
              <w:rFonts w:asciiTheme="minorHAnsi" w:hAnsiTheme="minorHAnsi"/>
              <w:noProof/>
              <w:kern w:val="2"/>
              <w:sz w:val="21"/>
              <w:lang w:eastAsia="zh-CN"/>
            </w:rPr>
          </w:pPr>
          <w:hyperlink w:anchor="_Toc104020942" w:history="1">
            <w:r w:rsidR="00023686" w:rsidRPr="00E65067">
              <w:rPr>
                <w:rStyle w:val="af"/>
                <w:noProof/>
                <w:lang w:eastAsia="zh-CN"/>
              </w:rPr>
              <w:t xml:space="preserve">5.9.1 </w:t>
            </w:r>
            <w:r w:rsidR="00023686" w:rsidRPr="00E65067">
              <w:rPr>
                <w:rStyle w:val="af"/>
                <w:noProof/>
                <w:lang w:eastAsia="zh-CN"/>
              </w:rPr>
              <w:t>总论</w:t>
            </w:r>
            <w:r w:rsidR="00023686">
              <w:rPr>
                <w:noProof/>
                <w:webHidden/>
              </w:rPr>
              <w:tab/>
            </w:r>
            <w:r w:rsidR="00023686">
              <w:rPr>
                <w:noProof/>
                <w:webHidden/>
              </w:rPr>
              <w:fldChar w:fldCharType="begin"/>
            </w:r>
            <w:r w:rsidR="00023686">
              <w:rPr>
                <w:noProof/>
                <w:webHidden/>
              </w:rPr>
              <w:instrText xml:space="preserve"> PAGEREF _Toc104020942 \h </w:instrText>
            </w:r>
            <w:r w:rsidR="00023686">
              <w:rPr>
                <w:noProof/>
                <w:webHidden/>
              </w:rPr>
            </w:r>
            <w:r w:rsidR="00023686">
              <w:rPr>
                <w:noProof/>
                <w:webHidden/>
              </w:rPr>
              <w:fldChar w:fldCharType="separate"/>
            </w:r>
            <w:r w:rsidR="00737B10">
              <w:rPr>
                <w:noProof/>
                <w:webHidden/>
              </w:rPr>
              <w:t>32</w:t>
            </w:r>
            <w:r w:rsidR="00023686">
              <w:rPr>
                <w:noProof/>
                <w:webHidden/>
              </w:rPr>
              <w:fldChar w:fldCharType="end"/>
            </w:r>
          </w:hyperlink>
        </w:p>
        <w:p w14:paraId="77A85B49" w14:textId="764BBE26" w:rsidR="00023686" w:rsidRDefault="00AC31FA">
          <w:pPr>
            <w:pStyle w:val="TOC3"/>
            <w:tabs>
              <w:tab w:val="right" w:leader="dot" w:pos="8771"/>
            </w:tabs>
            <w:rPr>
              <w:rFonts w:asciiTheme="minorHAnsi" w:hAnsiTheme="minorHAnsi"/>
              <w:noProof/>
              <w:kern w:val="2"/>
              <w:sz w:val="21"/>
              <w:lang w:eastAsia="zh-CN"/>
            </w:rPr>
          </w:pPr>
          <w:hyperlink w:anchor="_Toc104020943" w:history="1">
            <w:r w:rsidR="00023686" w:rsidRPr="00E65067">
              <w:rPr>
                <w:rStyle w:val="af"/>
                <w:noProof/>
              </w:rPr>
              <w:t xml:space="preserve">5.9.2 </w:t>
            </w:r>
            <w:r w:rsidR="00023686" w:rsidRPr="00E65067">
              <w:rPr>
                <w:rStyle w:val="af"/>
                <w:noProof/>
              </w:rPr>
              <w:t>命名原则</w:t>
            </w:r>
            <w:r w:rsidR="00023686">
              <w:rPr>
                <w:noProof/>
                <w:webHidden/>
              </w:rPr>
              <w:tab/>
            </w:r>
            <w:r w:rsidR="00023686">
              <w:rPr>
                <w:noProof/>
                <w:webHidden/>
              </w:rPr>
              <w:fldChar w:fldCharType="begin"/>
            </w:r>
            <w:r w:rsidR="00023686">
              <w:rPr>
                <w:noProof/>
                <w:webHidden/>
              </w:rPr>
              <w:instrText xml:space="preserve"> PAGEREF _Toc104020943 \h </w:instrText>
            </w:r>
            <w:r w:rsidR="00023686">
              <w:rPr>
                <w:noProof/>
                <w:webHidden/>
              </w:rPr>
            </w:r>
            <w:r w:rsidR="00023686">
              <w:rPr>
                <w:noProof/>
                <w:webHidden/>
              </w:rPr>
              <w:fldChar w:fldCharType="separate"/>
            </w:r>
            <w:r w:rsidR="00737B10">
              <w:rPr>
                <w:noProof/>
                <w:webHidden/>
              </w:rPr>
              <w:t>32</w:t>
            </w:r>
            <w:r w:rsidR="00023686">
              <w:rPr>
                <w:noProof/>
                <w:webHidden/>
              </w:rPr>
              <w:fldChar w:fldCharType="end"/>
            </w:r>
          </w:hyperlink>
        </w:p>
        <w:p w14:paraId="10C30246" w14:textId="45BCF994" w:rsidR="00023686" w:rsidRDefault="00AC31FA">
          <w:pPr>
            <w:pStyle w:val="TOC3"/>
            <w:tabs>
              <w:tab w:val="right" w:leader="dot" w:pos="8771"/>
            </w:tabs>
            <w:rPr>
              <w:rFonts w:asciiTheme="minorHAnsi" w:hAnsiTheme="minorHAnsi"/>
              <w:noProof/>
              <w:kern w:val="2"/>
              <w:sz w:val="21"/>
              <w:lang w:eastAsia="zh-CN"/>
            </w:rPr>
          </w:pPr>
          <w:hyperlink w:anchor="_Toc104020944" w:history="1">
            <w:r w:rsidR="00023686" w:rsidRPr="00E65067">
              <w:rPr>
                <w:rStyle w:val="af"/>
                <w:noProof/>
                <w:lang w:eastAsia="zh-CN"/>
              </w:rPr>
              <w:t xml:space="preserve">5.9.3 </w:t>
            </w:r>
            <w:r w:rsidR="00023686" w:rsidRPr="00E65067">
              <w:rPr>
                <w:rStyle w:val="af"/>
                <w:noProof/>
                <w:lang w:eastAsia="zh-CN"/>
              </w:rPr>
              <w:t>从匿名函数到实名函数</w:t>
            </w:r>
            <w:r w:rsidR="00023686">
              <w:rPr>
                <w:noProof/>
                <w:webHidden/>
              </w:rPr>
              <w:tab/>
            </w:r>
            <w:r w:rsidR="00023686">
              <w:rPr>
                <w:noProof/>
                <w:webHidden/>
              </w:rPr>
              <w:fldChar w:fldCharType="begin"/>
            </w:r>
            <w:r w:rsidR="00023686">
              <w:rPr>
                <w:noProof/>
                <w:webHidden/>
              </w:rPr>
              <w:instrText xml:space="preserve"> PAGEREF _Toc104020944 \h </w:instrText>
            </w:r>
            <w:r w:rsidR="00023686">
              <w:rPr>
                <w:noProof/>
                <w:webHidden/>
              </w:rPr>
            </w:r>
            <w:r w:rsidR="00023686">
              <w:rPr>
                <w:noProof/>
                <w:webHidden/>
              </w:rPr>
              <w:fldChar w:fldCharType="separate"/>
            </w:r>
            <w:r w:rsidR="00737B10">
              <w:rPr>
                <w:noProof/>
                <w:webHidden/>
              </w:rPr>
              <w:t>32</w:t>
            </w:r>
            <w:r w:rsidR="00023686">
              <w:rPr>
                <w:noProof/>
                <w:webHidden/>
              </w:rPr>
              <w:fldChar w:fldCharType="end"/>
            </w:r>
          </w:hyperlink>
        </w:p>
        <w:p w14:paraId="243AE98F" w14:textId="34A948AA" w:rsidR="00023686" w:rsidRDefault="00AC31FA">
          <w:pPr>
            <w:pStyle w:val="TOC3"/>
            <w:tabs>
              <w:tab w:val="right" w:leader="dot" w:pos="8771"/>
            </w:tabs>
            <w:rPr>
              <w:rFonts w:asciiTheme="minorHAnsi" w:hAnsiTheme="minorHAnsi"/>
              <w:noProof/>
              <w:kern w:val="2"/>
              <w:sz w:val="21"/>
              <w:lang w:eastAsia="zh-CN"/>
            </w:rPr>
          </w:pPr>
          <w:hyperlink w:anchor="_Toc104020945" w:history="1">
            <w:r w:rsidR="00023686" w:rsidRPr="00E65067">
              <w:rPr>
                <w:rStyle w:val="af"/>
                <w:noProof/>
                <w:lang w:eastAsia="zh-CN"/>
              </w:rPr>
              <w:t xml:space="preserve">5.9.4 </w:t>
            </w:r>
            <w:r w:rsidR="00023686" w:rsidRPr="00E65067">
              <w:rPr>
                <w:rStyle w:val="af"/>
                <w:noProof/>
                <w:lang w:eastAsia="zh-CN"/>
              </w:rPr>
              <w:t>列表操作</w:t>
            </w:r>
            <w:r w:rsidR="00023686">
              <w:rPr>
                <w:noProof/>
                <w:webHidden/>
              </w:rPr>
              <w:tab/>
            </w:r>
            <w:r w:rsidR="00023686">
              <w:rPr>
                <w:noProof/>
                <w:webHidden/>
              </w:rPr>
              <w:fldChar w:fldCharType="begin"/>
            </w:r>
            <w:r w:rsidR="00023686">
              <w:rPr>
                <w:noProof/>
                <w:webHidden/>
              </w:rPr>
              <w:instrText xml:space="preserve"> PAGEREF _Toc104020945 \h </w:instrText>
            </w:r>
            <w:r w:rsidR="00023686">
              <w:rPr>
                <w:noProof/>
                <w:webHidden/>
              </w:rPr>
            </w:r>
            <w:r w:rsidR="00023686">
              <w:rPr>
                <w:noProof/>
                <w:webHidden/>
              </w:rPr>
              <w:fldChar w:fldCharType="separate"/>
            </w:r>
            <w:r w:rsidR="00737B10">
              <w:rPr>
                <w:noProof/>
                <w:webHidden/>
              </w:rPr>
              <w:t>33</w:t>
            </w:r>
            <w:r w:rsidR="00023686">
              <w:rPr>
                <w:noProof/>
                <w:webHidden/>
              </w:rPr>
              <w:fldChar w:fldCharType="end"/>
            </w:r>
          </w:hyperlink>
        </w:p>
        <w:p w14:paraId="031EDA49" w14:textId="32933858" w:rsidR="00023686" w:rsidRDefault="00AC31FA">
          <w:pPr>
            <w:pStyle w:val="TOC3"/>
            <w:tabs>
              <w:tab w:val="right" w:leader="dot" w:pos="8771"/>
            </w:tabs>
            <w:rPr>
              <w:rFonts w:asciiTheme="minorHAnsi" w:hAnsiTheme="minorHAnsi"/>
              <w:noProof/>
              <w:kern w:val="2"/>
              <w:sz w:val="21"/>
              <w:lang w:eastAsia="zh-CN"/>
            </w:rPr>
          </w:pPr>
          <w:hyperlink w:anchor="_Toc104020946" w:history="1">
            <w:r w:rsidR="00023686" w:rsidRPr="00E65067">
              <w:rPr>
                <w:rStyle w:val="af"/>
                <w:noProof/>
              </w:rPr>
              <w:t xml:space="preserve">5.9.5 </w:t>
            </w:r>
            <w:r w:rsidR="00023686" w:rsidRPr="00E65067">
              <w:rPr>
                <w:rStyle w:val="af"/>
                <w:noProof/>
              </w:rPr>
              <w:t>数学函数</w:t>
            </w:r>
            <w:r w:rsidR="00023686">
              <w:rPr>
                <w:noProof/>
                <w:webHidden/>
              </w:rPr>
              <w:tab/>
            </w:r>
            <w:r w:rsidR="00023686">
              <w:rPr>
                <w:noProof/>
                <w:webHidden/>
              </w:rPr>
              <w:fldChar w:fldCharType="begin"/>
            </w:r>
            <w:r w:rsidR="00023686">
              <w:rPr>
                <w:noProof/>
                <w:webHidden/>
              </w:rPr>
              <w:instrText xml:space="preserve"> PAGEREF _Toc104020946 \h </w:instrText>
            </w:r>
            <w:r w:rsidR="00023686">
              <w:rPr>
                <w:noProof/>
                <w:webHidden/>
              </w:rPr>
            </w:r>
            <w:r w:rsidR="00023686">
              <w:rPr>
                <w:noProof/>
                <w:webHidden/>
              </w:rPr>
              <w:fldChar w:fldCharType="separate"/>
            </w:r>
            <w:r w:rsidR="00737B10">
              <w:rPr>
                <w:noProof/>
                <w:webHidden/>
              </w:rPr>
              <w:t>34</w:t>
            </w:r>
            <w:r w:rsidR="00023686">
              <w:rPr>
                <w:noProof/>
                <w:webHidden/>
              </w:rPr>
              <w:fldChar w:fldCharType="end"/>
            </w:r>
          </w:hyperlink>
        </w:p>
        <w:p w14:paraId="51A8D2FF" w14:textId="7B42BDC5" w:rsidR="00023686" w:rsidRDefault="00AC31FA">
          <w:pPr>
            <w:pStyle w:val="TOC1"/>
            <w:rPr>
              <w:rFonts w:asciiTheme="minorHAnsi" w:hAnsiTheme="minorHAnsi"/>
              <w:noProof/>
              <w:kern w:val="2"/>
              <w:sz w:val="21"/>
              <w:lang w:eastAsia="zh-CN"/>
            </w:rPr>
          </w:pPr>
          <w:hyperlink w:anchor="_Toc104020947" w:history="1">
            <w:r w:rsidR="00023686" w:rsidRPr="00E65067">
              <w:rPr>
                <w:rStyle w:val="af"/>
                <w:noProof/>
              </w:rPr>
              <w:t>第六章</w:t>
            </w:r>
            <w:r w:rsidR="00023686" w:rsidRPr="00E65067">
              <w:rPr>
                <w:rStyle w:val="af"/>
                <w:noProof/>
              </w:rPr>
              <w:t xml:space="preserve"> </w:t>
            </w:r>
            <w:r w:rsidR="00023686" w:rsidRPr="00E65067">
              <w:rPr>
                <w:rStyle w:val="af"/>
                <w:noProof/>
              </w:rPr>
              <w:t>结论</w:t>
            </w:r>
            <w:r w:rsidR="00023686">
              <w:rPr>
                <w:noProof/>
                <w:webHidden/>
              </w:rPr>
              <w:tab/>
            </w:r>
            <w:r w:rsidR="00023686">
              <w:rPr>
                <w:noProof/>
                <w:webHidden/>
              </w:rPr>
              <w:fldChar w:fldCharType="begin"/>
            </w:r>
            <w:r w:rsidR="00023686">
              <w:rPr>
                <w:noProof/>
                <w:webHidden/>
              </w:rPr>
              <w:instrText xml:space="preserve"> PAGEREF _Toc104020947 \h </w:instrText>
            </w:r>
            <w:r w:rsidR="00023686">
              <w:rPr>
                <w:noProof/>
                <w:webHidden/>
              </w:rPr>
            </w:r>
            <w:r w:rsidR="00023686">
              <w:rPr>
                <w:noProof/>
                <w:webHidden/>
              </w:rPr>
              <w:fldChar w:fldCharType="separate"/>
            </w:r>
            <w:r w:rsidR="00737B10">
              <w:rPr>
                <w:noProof/>
                <w:webHidden/>
              </w:rPr>
              <w:t>36</w:t>
            </w:r>
            <w:r w:rsidR="00023686">
              <w:rPr>
                <w:noProof/>
                <w:webHidden/>
              </w:rPr>
              <w:fldChar w:fldCharType="end"/>
            </w:r>
          </w:hyperlink>
        </w:p>
        <w:p w14:paraId="54B36E7C" w14:textId="58195B05" w:rsidR="00023686" w:rsidRDefault="00AC31FA">
          <w:pPr>
            <w:pStyle w:val="TOC2"/>
            <w:tabs>
              <w:tab w:val="right" w:leader="dot" w:pos="8771"/>
            </w:tabs>
            <w:rPr>
              <w:rFonts w:asciiTheme="minorHAnsi" w:hAnsiTheme="minorHAnsi"/>
              <w:noProof/>
              <w:kern w:val="2"/>
              <w:sz w:val="21"/>
              <w:lang w:eastAsia="zh-CN"/>
            </w:rPr>
          </w:pPr>
          <w:hyperlink w:anchor="_Toc104020948" w:history="1">
            <w:r w:rsidR="00023686" w:rsidRPr="00E65067">
              <w:rPr>
                <w:rStyle w:val="af"/>
                <w:rFonts w:ascii="黑体" w:hAnsi="黑体" w:cs="Times New Roman"/>
                <w:noProof/>
              </w:rPr>
              <w:t>6.1</w:t>
            </w:r>
            <w:r w:rsidR="00023686" w:rsidRPr="00E65067">
              <w:rPr>
                <w:rStyle w:val="af"/>
                <w:rFonts w:cs="Times New Roman"/>
                <w:noProof/>
              </w:rPr>
              <w:t xml:space="preserve"> </w:t>
            </w:r>
            <w:r w:rsidR="00023686" w:rsidRPr="00E65067">
              <w:rPr>
                <w:rStyle w:val="af"/>
                <w:rFonts w:cs="Times New Roman"/>
                <w:noProof/>
              </w:rPr>
              <w:t>测试用例</w:t>
            </w:r>
            <w:r w:rsidR="00023686">
              <w:rPr>
                <w:noProof/>
                <w:webHidden/>
              </w:rPr>
              <w:tab/>
            </w:r>
            <w:r w:rsidR="00023686">
              <w:rPr>
                <w:noProof/>
                <w:webHidden/>
              </w:rPr>
              <w:fldChar w:fldCharType="begin"/>
            </w:r>
            <w:r w:rsidR="00023686">
              <w:rPr>
                <w:noProof/>
                <w:webHidden/>
              </w:rPr>
              <w:instrText xml:space="preserve"> PAGEREF _Toc104020948 \h </w:instrText>
            </w:r>
            <w:r w:rsidR="00023686">
              <w:rPr>
                <w:noProof/>
                <w:webHidden/>
              </w:rPr>
            </w:r>
            <w:r w:rsidR="00023686">
              <w:rPr>
                <w:noProof/>
                <w:webHidden/>
              </w:rPr>
              <w:fldChar w:fldCharType="separate"/>
            </w:r>
            <w:r w:rsidR="00737B10">
              <w:rPr>
                <w:noProof/>
                <w:webHidden/>
              </w:rPr>
              <w:t>36</w:t>
            </w:r>
            <w:r w:rsidR="00023686">
              <w:rPr>
                <w:noProof/>
                <w:webHidden/>
              </w:rPr>
              <w:fldChar w:fldCharType="end"/>
            </w:r>
          </w:hyperlink>
        </w:p>
        <w:p w14:paraId="02A26078" w14:textId="401741D8" w:rsidR="00023686" w:rsidRDefault="00AC31FA">
          <w:pPr>
            <w:pStyle w:val="TOC2"/>
            <w:tabs>
              <w:tab w:val="right" w:leader="dot" w:pos="8771"/>
            </w:tabs>
            <w:rPr>
              <w:rFonts w:asciiTheme="minorHAnsi" w:hAnsiTheme="minorHAnsi"/>
              <w:noProof/>
              <w:kern w:val="2"/>
              <w:sz w:val="21"/>
              <w:lang w:eastAsia="zh-CN"/>
            </w:rPr>
          </w:pPr>
          <w:hyperlink w:anchor="_Toc104020949" w:history="1">
            <w:r w:rsidR="00023686" w:rsidRPr="00E65067">
              <w:rPr>
                <w:rStyle w:val="af"/>
                <w:rFonts w:ascii="黑体" w:hAnsi="黑体" w:cs="Times New Roman"/>
                <w:noProof/>
              </w:rPr>
              <w:t>6.2</w:t>
            </w:r>
            <w:r w:rsidR="00023686" w:rsidRPr="00E65067">
              <w:rPr>
                <w:rStyle w:val="af"/>
                <w:rFonts w:cs="Times New Roman"/>
                <w:noProof/>
              </w:rPr>
              <w:t xml:space="preserve"> </w:t>
            </w:r>
            <w:r w:rsidR="00023686" w:rsidRPr="00E65067">
              <w:rPr>
                <w:rStyle w:val="af"/>
                <w:rFonts w:cs="Times New Roman"/>
                <w:noProof/>
              </w:rPr>
              <w:t>不足与缺陷</w:t>
            </w:r>
            <w:r w:rsidR="00023686">
              <w:rPr>
                <w:noProof/>
                <w:webHidden/>
              </w:rPr>
              <w:tab/>
            </w:r>
            <w:r w:rsidR="00023686">
              <w:rPr>
                <w:noProof/>
                <w:webHidden/>
              </w:rPr>
              <w:fldChar w:fldCharType="begin"/>
            </w:r>
            <w:r w:rsidR="00023686">
              <w:rPr>
                <w:noProof/>
                <w:webHidden/>
              </w:rPr>
              <w:instrText xml:space="preserve"> PAGEREF _Toc104020949 \h </w:instrText>
            </w:r>
            <w:r w:rsidR="00023686">
              <w:rPr>
                <w:noProof/>
                <w:webHidden/>
              </w:rPr>
            </w:r>
            <w:r w:rsidR="00023686">
              <w:rPr>
                <w:noProof/>
                <w:webHidden/>
              </w:rPr>
              <w:fldChar w:fldCharType="separate"/>
            </w:r>
            <w:r w:rsidR="00737B10">
              <w:rPr>
                <w:noProof/>
                <w:webHidden/>
              </w:rPr>
              <w:t>38</w:t>
            </w:r>
            <w:r w:rsidR="00023686">
              <w:rPr>
                <w:noProof/>
                <w:webHidden/>
              </w:rPr>
              <w:fldChar w:fldCharType="end"/>
            </w:r>
          </w:hyperlink>
        </w:p>
        <w:p w14:paraId="2A5B91C5" w14:textId="2F3A10AC" w:rsidR="00023686" w:rsidRDefault="00AC31FA">
          <w:pPr>
            <w:pStyle w:val="TOC3"/>
            <w:tabs>
              <w:tab w:val="right" w:leader="dot" w:pos="8771"/>
            </w:tabs>
            <w:rPr>
              <w:rFonts w:asciiTheme="minorHAnsi" w:hAnsiTheme="minorHAnsi"/>
              <w:noProof/>
              <w:kern w:val="2"/>
              <w:sz w:val="21"/>
              <w:lang w:eastAsia="zh-CN"/>
            </w:rPr>
          </w:pPr>
          <w:hyperlink w:anchor="_Toc104020950" w:history="1">
            <w:r w:rsidR="00023686" w:rsidRPr="00E65067">
              <w:rPr>
                <w:rStyle w:val="af"/>
                <w:noProof/>
                <w:lang w:eastAsia="zh-CN"/>
              </w:rPr>
              <w:t xml:space="preserve">6.2.1 </w:t>
            </w:r>
            <w:r w:rsidR="00023686" w:rsidRPr="00E65067">
              <w:rPr>
                <w:rStyle w:val="af"/>
                <w:noProof/>
                <w:lang w:eastAsia="zh-CN"/>
              </w:rPr>
              <w:t>缺少对开发者的支持</w:t>
            </w:r>
            <w:r w:rsidR="00023686">
              <w:rPr>
                <w:noProof/>
                <w:webHidden/>
              </w:rPr>
              <w:tab/>
            </w:r>
            <w:r w:rsidR="00023686">
              <w:rPr>
                <w:noProof/>
                <w:webHidden/>
              </w:rPr>
              <w:fldChar w:fldCharType="begin"/>
            </w:r>
            <w:r w:rsidR="00023686">
              <w:rPr>
                <w:noProof/>
                <w:webHidden/>
              </w:rPr>
              <w:instrText xml:space="preserve"> PAGEREF _Toc104020950 \h </w:instrText>
            </w:r>
            <w:r w:rsidR="00023686">
              <w:rPr>
                <w:noProof/>
                <w:webHidden/>
              </w:rPr>
            </w:r>
            <w:r w:rsidR="00023686">
              <w:rPr>
                <w:noProof/>
                <w:webHidden/>
              </w:rPr>
              <w:fldChar w:fldCharType="separate"/>
            </w:r>
            <w:r w:rsidR="00737B10">
              <w:rPr>
                <w:noProof/>
                <w:webHidden/>
              </w:rPr>
              <w:t>38</w:t>
            </w:r>
            <w:r w:rsidR="00023686">
              <w:rPr>
                <w:noProof/>
                <w:webHidden/>
              </w:rPr>
              <w:fldChar w:fldCharType="end"/>
            </w:r>
          </w:hyperlink>
        </w:p>
        <w:p w14:paraId="15F3F28F" w14:textId="133CF4E0" w:rsidR="00023686" w:rsidRDefault="00AC31FA">
          <w:pPr>
            <w:pStyle w:val="TOC3"/>
            <w:tabs>
              <w:tab w:val="right" w:leader="dot" w:pos="8771"/>
            </w:tabs>
            <w:rPr>
              <w:rFonts w:asciiTheme="minorHAnsi" w:hAnsiTheme="minorHAnsi"/>
              <w:noProof/>
              <w:kern w:val="2"/>
              <w:sz w:val="21"/>
              <w:lang w:eastAsia="zh-CN"/>
            </w:rPr>
          </w:pPr>
          <w:hyperlink w:anchor="_Toc104020951" w:history="1">
            <w:r w:rsidR="00023686" w:rsidRPr="00E65067">
              <w:rPr>
                <w:rStyle w:val="af"/>
                <w:noProof/>
              </w:rPr>
              <w:t xml:space="preserve">6.2.2 </w:t>
            </w:r>
            <w:r w:rsidR="00023686" w:rsidRPr="00E65067">
              <w:rPr>
                <w:rStyle w:val="af"/>
                <w:noProof/>
              </w:rPr>
              <w:t>不支持跨平台运行</w:t>
            </w:r>
            <w:r w:rsidR="00023686">
              <w:rPr>
                <w:noProof/>
                <w:webHidden/>
              </w:rPr>
              <w:tab/>
            </w:r>
            <w:r w:rsidR="00023686">
              <w:rPr>
                <w:noProof/>
                <w:webHidden/>
              </w:rPr>
              <w:fldChar w:fldCharType="begin"/>
            </w:r>
            <w:r w:rsidR="00023686">
              <w:rPr>
                <w:noProof/>
                <w:webHidden/>
              </w:rPr>
              <w:instrText xml:space="preserve"> PAGEREF _Toc104020951 \h </w:instrText>
            </w:r>
            <w:r w:rsidR="00023686">
              <w:rPr>
                <w:noProof/>
                <w:webHidden/>
              </w:rPr>
            </w:r>
            <w:r w:rsidR="00023686">
              <w:rPr>
                <w:noProof/>
                <w:webHidden/>
              </w:rPr>
              <w:fldChar w:fldCharType="separate"/>
            </w:r>
            <w:r w:rsidR="00737B10">
              <w:rPr>
                <w:noProof/>
                <w:webHidden/>
              </w:rPr>
              <w:t>38</w:t>
            </w:r>
            <w:r w:rsidR="00023686">
              <w:rPr>
                <w:noProof/>
                <w:webHidden/>
              </w:rPr>
              <w:fldChar w:fldCharType="end"/>
            </w:r>
          </w:hyperlink>
        </w:p>
        <w:p w14:paraId="4AAD2713" w14:textId="00A65E47" w:rsidR="00023686" w:rsidRDefault="00AC31FA">
          <w:pPr>
            <w:pStyle w:val="TOC3"/>
            <w:tabs>
              <w:tab w:val="right" w:leader="dot" w:pos="8771"/>
            </w:tabs>
            <w:rPr>
              <w:rFonts w:asciiTheme="minorHAnsi" w:hAnsiTheme="minorHAnsi"/>
              <w:noProof/>
              <w:kern w:val="2"/>
              <w:sz w:val="21"/>
              <w:lang w:eastAsia="zh-CN"/>
            </w:rPr>
          </w:pPr>
          <w:hyperlink w:anchor="_Toc104020952" w:history="1">
            <w:r w:rsidR="00023686" w:rsidRPr="00E65067">
              <w:rPr>
                <w:rStyle w:val="af"/>
                <w:noProof/>
                <w:lang w:eastAsia="zh-CN"/>
              </w:rPr>
              <w:t xml:space="preserve">6.2.3 </w:t>
            </w:r>
            <w:r w:rsidR="00023686" w:rsidRPr="00E65067">
              <w:rPr>
                <w:rStyle w:val="af"/>
                <w:noProof/>
                <w:lang w:eastAsia="zh-CN"/>
              </w:rPr>
              <w:t>不稳定的命令行输入模块</w:t>
            </w:r>
            <w:r w:rsidR="00023686">
              <w:rPr>
                <w:noProof/>
                <w:webHidden/>
              </w:rPr>
              <w:tab/>
            </w:r>
            <w:r w:rsidR="00023686">
              <w:rPr>
                <w:noProof/>
                <w:webHidden/>
              </w:rPr>
              <w:fldChar w:fldCharType="begin"/>
            </w:r>
            <w:r w:rsidR="00023686">
              <w:rPr>
                <w:noProof/>
                <w:webHidden/>
              </w:rPr>
              <w:instrText xml:space="preserve"> PAGEREF _Toc104020952 \h </w:instrText>
            </w:r>
            <w:r w:rsidR="00023686">
              <w:rPr>
                <w:noProof/>
                <w:webHidden/>
              </w:rPr>
            </w:r>
            <w:r w:rsidR="00023686">
              <w:rPr>
                <w:noProof/>
                <w:webHidden/>
              </w:rPr>
              <w:fldChar w:fldCharType="separate"/>
            </w:r>
            <w:r w:rsidR="00737B10">
              <w:rPr>
                <w:noProof/>
                <w:webHidden/>
              </w:rPr>
              <w:t>38</w:t>
            </w:r>
            <w:r w:rsidR="00023686">
              <w:rPr>
                <w:noProof/>
                <w:webHidden/>
              </w:rPr>
              <w:fldChar w:fldCharType="end"/>
            </w:r>
          </w:hyperlink>
        </w:p>
        <w:p w14:paraId="6FC0D68C" w14:textId="5EB01233" w:rsidR="00023686" w:rsidRDefault="00AC31FA">
          <w:pPr>
            <w:pStyle w:val="TOC3"/>
            <w:tabs>
              <w:tab w:val="right" w:leader="dot" w:pos="8771"/>
            </w:tabs>
            <w:rPr>
              <w:rFonts w:asciiTheme="minorHAnsi" w:hAnsiTheme="minorHAnsi"/>
              <w:noProof/>
              <w:kern w:val="2"/>
              <w:sz w:val="21"/>
              <w:lang w:eastAsia="zh-CN"/>
            </w:rPr>
          </w:pPr>
          <w:hyperlink w:anchor="_Toc104020953" w:history="1">
            <w:r w:rsidR="00023686" w:rsidRPr="00E65067">
              <w:rPr>
                <w:rStyle w:val="af"/>
                <w:noProof/>
              </w:rPr>
              <w:t xml:space="preserve">6.2.4 </w:t>
            </w:r>
            <w:r w:rsidR="00023686" w:rsidRPr="00E65067">
              <w:rPr>
                <w:rStyle w:val="af"/>
                <w:noProof/>
              </w:rPr>
              <w:t>缺少宽字符支持</w:t>
            </w:r>
            <w:r w:rsidR="00023686">
              <w:rPr>
                <w:noProof/>
                <w:webHidden/>
              </w:rPr>
              <w:tab/>
            </w:r>
            <w:r w:rsidR="00023686">
              <w:rPr>
                <w:noProof/>
                <w:webHidden/>
              </w:rPr>
              <w:fldChar w:fldCharType="begin"/>
            </w:r>
            <w:r w:rsidR="00023686">
              <w:rPr>
                <w:noProof/>
                <w:webHidden/>
              </w:rPr>
              <w:instrText xml:space="preserve"> PAGEREF _Toc104020953 \h </w:instrText>
            </w:r>
            <w:r w:rsidR="00023686">
              <w:rPr>
                <w:noProof/>
                <w:webHidden/>
              </w:rPr>
            </w:r>
            <w:r w:rsidR="00023686">
              <w:rPr>
                <w:noProof/>
                <w:webHidden/>
              </w:rPr>
              <w:fldChar w:fldCharType="separate"/>
            </w:r>
            <w:r w:rsidR="00737B10">
              <w:rPr>
                <w:noProof/>
                <w:webHidden/>
              </w:rPr>
              <w:t>39</w:t>
            </w:r>
            <w:r w:rsidR="00023686">
              <w:rPr>
                <w:noProof/>
                <w:webHidden/>
              </w:rPr>
              <w:fldChar w:fldCharType="end"/>
            </w:r>
          </w:hyperlink>
        </w:p>
        <w:p w14:paraId="53F3A01C" w14:textId="413A2F2A" w:rsidR="00023686" w:rsidRDefault="00AC31FA">
          <w:pPr>
            <w:pStyle w:val="TOC3"/>
            <w:tabs>
              <w:tab w:val="right" w:leader="dot" w:pos="8771"/>
            </w:tabs>
            <w:rPr>
              <w:rFonts w:asciiTheme="minorHAnsi" w:hAnsiTheme="minorHAnsi"/>
              <w:noProof/>
              <w:kern w:val="2"/>
              <w:sz w:val="21"/>
              <w:lang w:eastAsia="zh-CN"/>
            </w:rPr>
          </w:pPr>
          <w:hyperlink w:anchor="_Toc104020954" w:history="1">
            <w:r w:rsidR="00023686" w:rsidRPr="00E65067">
              <w:rPr>
                <w:rStyle w:val="af"/>
                <w:noProof/>
              </w:rPr>
              <w:t xml:space="preserve">6.2.5 import </w:t>
            </w:r>
            <w:r w:rsidR="00023686" w:rsidRPr="00E65067">
              <w:rPr>
                <w:rStyle w:val="af"/>
                <w:noProof/>
              </w:rPr>
              <w:t>文件路径逻辑</w:t>
            </w:r>
            <w:r w:rsidR="00023686">
              <w:rPr>
                <w:noProof/>
                <w:webHidden/>
              </w:rPr>
              <w:tab/>
            </w:r>
            <w:r w:rsidR="00023686">
              <w:rPr>
                <w:noProof/>
                <w:webHidden/>
              </w:rPr>
              <w:fldChar w:fldCharType="begin"/>
            </w:r>
            <w:r w:rsidR="00023686">
              <w:rPr>
                <w:noProof/>
                <w:webHidden/>
              </w:rPr>
              <w:instrText xml:space="preserve"> PAGEREF _Toc104020954 \h </w:instrText>
            </w:r>
            <w:r w:rsidR="00023686">
              <w:rPr>
                <w:noProof/>
                <w:webHidden/>
              </w:rPr>
            </w:r>
            <w:r w:rsidR="00023686">
              <w:rPr>
                <w:noProof/>
                <w:webHidden/>
              </w:rPr>
              <w:fldChar w:fldCharType="separate"/>
            </w:r>
            <w:r w:rsidR="00737B10">
              <w:rPr>
                <w:noProof/>
                <w:webHidden/>
              </w:rPr>
              <w:t>39</w:t>
            </w:r>
            <w:r w:rsidR="00023686">
              <w:rPr>
                <w:noProof/>
                <w:webHidden/>
              </w:rPr>
              <w:fldChar w:fldCharType="end"/>
            </w:r>
          </w:hyperlink>
        </w:p>
        <w:p w14:paraId="445237B3" w14:textId="056EE28D" w:rsidR="00023686" w:rsidRDefault="00AC31FA">
          <w:pPr>
            <w:pStyle w:val="TOC3"/>
            <w:tabs>
              <w:tab w:val="right" w:leader="dot" w:pos="8771"/>
            </w:tabs>
            <w:rPr>
              <w:rFonts w:asciiTheme="minorHAnsi" w:hAnsiTheme="minorHAnsi"/>
              <w:noProof/>
              <w:kern w:val="2"/>
              <w:sz w:val="21"/>
              <w:lang w:eastAsia="zh-CN"/>
            </w:rPr>
          </w:pPr>
          <w:hyperlink w:anchor="_Toc104020955" w:history="1">
            <w:r w:rsidR="00023686" w:rsidRPr="00E65067">
              <w:rPr>
                <w:rStyle w:val="af"/>
                <w:noProof/>
                <w:lang w:eastAsia="zh-CN"/>
              </w:rPr>
              <w:t xml:space="preserve">6.2.6 </w:t>
            </w:r>
            <w:r w:rsidR="00023686" w:rsidRPr="00E65067">
              <w:rPr>
                <w:rStyle w:val="af"/>
                <w:noProof/>
                <w:lang w:eastAsia="zh-CN"/>
              </w:rPr>
              <w:t>低效的内存分配设计</w:t>
            </w:r>
            <w:r w:rsidR="00023686">
              <w:rPr>
                <w:noProof/>
                <w:webHidden/>
              </w:rPr>
              <w:tab/>
            </w:r>
            <w:r w:rsidR="00023686">
              <w:rPr>
                <w:noProof/>
                <w:webHidden/>
              </w:rPr>
              <w:fldChar w:fldCharType="begin"/>
            </w:r>
            <w:r w:rsidR="00023686">
              <w:rPr>
                <w:noProof/>
                <w:webHidden/>
              </w:rPr>
              <w:instrText xml:space="preserve"> PAGEREF _Toc104020955 \h </w:instrText>
            </w:r>
            <w:r w:rsidR="00023686">
              <w:rPr>
                <w:noProof/>
                <w:webHidden/>
              </w:rPr>
            </w:r>
            <w:r w:rsidR="00023686">
              <w:rPr>
                <w:noProof/>
                <w:webHidden/>
              </w:rPr>
              <w:fldChar w:fldCharType="separate"/>
            </w:r>
            <w:r w:rsidR="00737B10">
              <w:rPr>
                <w:noProof/>
                <w:webHidden/>
              </w:rPr>
              <w:t>39</w:t>
            </w:r>
            <w:r w:rsidR="00023686">
              <w:rPr>
                <w:noProof/>
                <w:webHidden/>
              </w:rPr>
              <w:fldChar w:fldCharType="end"/>
            </w:r>
          </w:hyperlink>
        </w:p>
        <w:p w14:paraId="212FAC97" w14:textId="39E1A590" w:rsidR="00023686" w:rsidRDefault="00AC31FA">
          <w:pPr>
            <w:pStyle w:val="TOC1"/>
            <w:rPr>
              <w:rFonts w:asciiTheme="minorHAnsi" w:hAnsiTheme="minorHAnsi"/>
              <w:noProof/>
              <w:kern w:val="2"/>
              <w:sz w:val="21"/>
              <w:lang w:eastAsia="zh-CN"/>
            </w:rPr>
          </w:pPr>
          <w:hyperlink w:anchor="_Toc104020956" w:history="1">
            <w:r w:rsidR="00023686" w:rsidRPr="00E65067">
              <w:rPr>
                <w:rStyle w:val="af"/>
                <w:noProof/>
              </w:rPr>
              <w:t>参考文献</w:t>
            </w:r>
            <w:r w:rsidR="00023686">
              <w:rPr>
                <w:noProof/>
                <w:webHidden/>
              </w:rPr>
              <w:tab/>
            </w:r>
            <w:r w:rsidR="00023686">
              <w:rPr>
                <w:noProof/>
                <w:webHidden/>
              </w:rPr>
              <w:fldChar w:fldCharType="begin"/>
            </w:r>
            <w:r w:rsidR="00023686">
              <w:rPr>
                <w:noProof/>
                <w:webHidden/>
              </w:rPr>
              <w:instrText xml:space="preserve"> PAGEREF _Toc104020956 \h </w:instrText>
            </w:r>
            <w:r w:rsidR="00023686">
              <w:rPr>
                <w:noProof/>
                <w:webHidden/>
              </w:rPr>
            </w:r>
            <w:r w:rsidR="00023686">
              <w:rPr>
                <w:noProof/>
                <w:webHidden/>
              </w:rPr>
              <w:fldChar w:fldCharType="separate"/>
            </w:r>
            <w:r w:rsidR="00737B10">
              <w:rPr>
                <w:noProof/>
                <w:webHidden/>
              </w:rPr>
              <w:t>40</w:t>
            </w:r>
            <w:r w:rsidR="00023686">
              <w:rPr>
                <w:noProof/>
                <w:webHidden/>
              </w:rPr>
              <w:fldChar w:fldCharType="end"/>
            </w:r>
          </w:hyperlink>
        </w:p>
        <w:p w14:paraId="3CFCD92C" w14:textId="36F56C11" w:rsidR="00023686" w:rsidRDefault="00AC31FA">
          <w:pPr>
            <w:pStyle w:val="TOC1"/>
            <w:rPr>
              <w:rFonts w:asciiTheme="minorHAnsi" w:hAnsiTheme="minorHAnsi"/>
              <w:noProof/>
              <w:kern w:val="2"/>
              <w:sz w:val="21"/>
              <w:lang w:eastAsia="zh-CN"/>
            </w:rPr>
          </w:pPr>
          <w:hyperlink w:anchor="_Toc104020957" w:history="1">
            <w:r w:rsidR="00023686" w:rsidRPr="00E65067">
              <w:rPr>
                <w:rStyle w:val="af"/>
                <w:noProof/>
              </w:rPr>
              <w:t>致谢</w:t>
            </w:r>
            <w:r w:rsidR="00023686">
              <w:rPr>
                <w:noProof/>
                <w:webHidden/>
              </w:rPr>
              <w:tab/>
            </w:r>
            <w:r w:rsidR="00023686">
              <w:rPr>
                <w:noProof/>
                <w:webHidden/>
              </w:rPr>
              <w:fldChar w:fldCharType="begin"/>
            </w:r>
            <w:r w:rsidR="00023686">
              <w:rPr>
                <w:noProof/>
                <w:webHidden/>
              </w:rPr>
              <w:instrText xml:space="preserve"> PAGEREF _Toc104020957 \h </w:instrText>
            </w:r>
            <w:r w:rsidR="00023686">
              <w:rPr>
                <w:noProof/>
                <w:webHidden/>
              </w:rPr>
            </w:r>
            <w:r w:rsidR="00023686">
              <w:rPr>
                <w:noProof/>
                <w:webHidden/>
              </w:rPr>
              <w:fldChar w:fldCharType="separate"/>
            </w:r>
            <w:r w:rsidR="00737B10">
              <w:rPr>
                <w:noProof/>
                <w:webHidden/>
              </w:rPr>
              <w:t>42</w:t>
            </w:r>
            <w:r w:rsidR="00023686">
              <w:rPr>
                <w:noProof/>
                <w:webHidden/>
              </w:rPr>
              <w:fldChar w:fldCharType="end"/>
            </w:r>
          </w:hyperlink>
        </w:p>
        <w:p w14:paraId="4D719A02" w14:textId="4B244F4A" w:rsidR="00930EE2" w:rsidRPr="001957DE" w:rsidRDefault="00701221">
          <w:pPr>
            <w:rPr>
              <w:rFonts w:cs="Times New Roman"/>
            </w:rPr>
          </w:pPr>
          <w:r w:rsidRPr="001957DE">
            <w:rPr>
              <w:rFonts w:cs="Times New Roman"/>
            </w:rPr>
            <w:fldChar w:fldCharType="end"/>
          </w:r>
        </w:p>
      </w:sdtContent>
    </w:sdt>
    <w:p w14:paraId="06525972" w14:textId="77777777" w:rsidR="001B4CB2" w:rsidRPr="001957DE" w:rsidRDefault="001B4CB2" w:rsidP="001B4CB2">
      <w:pPr>
        <w:spacing w:after="200"/>
        <w:rPr>
          <w:rFonts w:cs="Times New Roman"/>
        </w:rPr>
      </w:pPr>
    </w:p>
    <w:p w14:paraId="5785812F" w14:textId="77777777" w:rsidR="001B4CB2" w:rsidRDefault="001B4CB2">
      <w:pPr>
        <w:spacing w:after="200"/>
        <w:rPr>
          <w:rFonts w:ascii="Times New Roman" w:eastAsia="仿宋" w:hAnsi="Times New Roman" w:cstheme="majorBidi"/>
          <w:bCs/>
          <w:color w:val="000000" w:themeColor="text1"/>
          <w:sz w:val="36"/>
          <w:szCs w:val="36"/>
        </w:rPr>
      </w:pPr>
      <w:bookmarkStart w:id="13" w:name="OLE_LINK271"/>
      <w:bookmarkStart w:id="14" w:name="OLE_LINK272"/>
      <w:r>
        <w:br w:type="page"/>
      </w:r>
    </w:p>
    <w:p w14:paraId="78B89E95" w14:textId="7742C4D1" w:rsidR="00930EE2" w:rsidRPr="002E2667" w:rsidRDefault="005A716F" w:rsidP="002E2667">
      <w:pPr>
        <w:pStyle w:val="a5"/>
      </w:pPr>
      <w:r w:rsidRPr="002E2667">
        <w:lastRenderedPageBreak/>
        <w:t>基于</w:t>
      </w:r>
      <w:r w:rsidRPr="002E2667">
        <w:t xml:space="preserve">lambda </w:t>
      </w:r>
      <w:r w:rsidRPr="002E2667">
        <w:t>演算的函数式语言解释器的设计与实现</w:t>
      </w:r>
    </w:p>
    <w:p w14:paraId="5DA8ABCB" w14:textId="77777777" w:rsidR="00930EE2" w:rsidRPr="001957DE" w:rsidRDefault="005A716F" w:rsidP="002F62DB">
      <w:pPr>
        <w:pStyle w:val="a0"/>
        <w:ind w:left="240" w:right="240" w:firstLine="480"/>
        <w:jc w:val="center"/>
        <w:rPr>
          <w:rFonts w:cs="Times New Roman"/>
          <w:lang w:eastAsia="zh-CN"/>
        </w:rPr>
      </w:pPr>
      <w:r w:rsidRPr="001957DE">
        <w:rPr>
          <w:rFonts w:cs="Times New Roman"/>
          <w:lang w:eastAsia="zh-CN"/>
        </w:rPr>
        <w:t>作者：高成志</w:t>
      </w:r>
      <w:r w:rsidR="006A2544" w:rsidRPr="001957DE">
        <w:rPr>
          <w:rStyle w:val="ae"/>
          <w:rFonts w:cs="Times New Roman"/>
          <w:lang w:eastAsia="zh-CN"/>
        </w:rPr>
        <w:footnoteReference w:id="1"/>
      </w:r>
      <w:ins w:id="18" w:author="ZHANG" w:date="2022-05-04T16:41:00Z">
        <w:r w:rsidR="00D846E7" w:rsidRPr="001957DE">
          <w:rPr>
            <w:rFonts w:cs="Times New Roman"/>
            <w:lang w:eastAsia="zh-CN"/>
          </w:rPr>
          <w:t xml:space="preserve">   </w:t>
        </w:r>
      </w:ins>
      <w:r w:rsidRPr="001957DE">
        <w:rPr>
          <w:rFonts w:cs="Times New Roman"/>
          <w:lang w:eastAsia="zh-CN"/>
        </w:rPr>
        <w:t>指导老师：章林忠</w:t>
      </w:r>
      <w:del w:id="19" w:author="ZHANG" w:date="2022-05-04T16:41:00Z">
        <w:r w:rsidRPr="001957DE" w:rsidDel="00D846E7">
          <w:rPr>
            <w:rFonts w:cs="Times New Roman"/>
            <w:lang w:eastAsia="zh-CN"/>
          </w:rPr>
          <w:delText>副教授</w:delText>
        </w:r>
      </w:del>
      <w:ins w:id="20" w:author="ZHANG" w:date="2022-05-04T16:41:00Z">
        <w:r w:rsidR="00D846E7" w:rsidRPr="001957DE">
          <w:rPr>
            <w:rFonts w:cs="Times New Roman"/>
            <w:lang w:eastAsia="zh-CN"/>
          </w:rPr>
          <w:t xml:space="preserve"> </w:t>
        </w:r>
      </w:ins>
    </w:p>
    <w:p w14:paraId="2AD379B7" w14:textId="77777777" w:rsidR="00930EE2" w:rsidRPr="001957DE" w:rsidRDefault="005A716F" w:rsidP="00334187">
      <w:pPr>
        <w:pStyle w:val="a0"/>
        <w:ind w:left="240" w:right="240" w:firstLine="480"/>
        <w:jc w:val="center"/>
        <w:rPr>
          <w:rFonts w:cs="Times New Roman"/>
          <w:lang w:eastAsia="zh-CN"/>
        </w:rPr>
      </w:pPr>
      <w:r w:rsidRPr="001957DE">
        <w:rPr>
          <w:rFonts w:cs="Times New Roman"/>
          <w:lang w:eastAsia="zh-CN"/>
        </w:rPr>
        <w:t>（安徽农业大学</w:t>
      </w:r>
      <w:ins w:id="21" w:author="ZHANG" w:date="2022-05-04T16:41:00Z">
        <w:r w:rsidR="00D846E7" w:rsidRPr="001957DE">
          <w:rPr>
            <w:rFonts w:cs="Times New Roman"/>
            <w:lang w:eastAsia="zh-CN"/>
          </w:rPr>
          <w:t xml:space="preserve">  </w:t>
        </w:r>
      </w:ins>
      <w:r w:rsidRPr="001957DE">
        <w:rPr>
          <w:rFonts w:cs="Times New Roman"/>
          <w:lang w:eastAsia="zh-CN"/>
        </w:rPr>
        <w:t>信息与计算科学专业</w:t>
      </w:r>
      <w:ins w:id="22" w:author="ZHANG" w:date="2022-05-04T16:42:00Z">
        <w:r w:rsidR="00D846E7" w:rsidRPr="001957DE">
          <w:rPr>
            <w:rFonts w:cs="Times New Roman"/>
            <w:lang w:eastAsia="zh-CN"/>
          </w:rPr>
          <w:t xml:space="preserve">  </w:t>
        </w:r>
      </w:ins>
      <w:r w:rsidRPr="001957DE">
        <w:rPr>
          <w:rFonts w:cs="Times New Roman"/>
          <w:lang w:eastAsia="zh-CN"/>
        </w:rPr>
        <w:t>合肥</w:t>
      </w:r>
      <w:ins w:id="23" w:author="ZHANG" w:date="2022-05-04T16:42:00Z">
        <w:r w:rsidR="00D846E7" w:rsidRPr="001957DE">
          <w:rPr>
            <w:rFonts w:cs="Times New Roman"/>
            <w:lang w:eastAsia="zh-CN"/>
          </w:rPr>
          <w:t xml:space="preserve">  </w:t>
        </w:r>
      </w:ins>
      <w:r w:rsidRPr="001957DE">
        <w:rPr>
          <w:rFonts w:cs="Times New Roman"/>
          <w:lang w:eastAsia="zh-CN"/>
        </w:rPr>
        <w:t>230036</w:t>
      </w:r>
      <w:r w:rsidR="00334187" w:rsidRPr="001957DE">
        <w:rPr>
          <w:rFonts w:cs="Times New Roman"/>
          <w:lang w:eastAsia="zh-CN"/>
        </w:rPr>
        <w:t>）</w:t>
      </w:r>
    </w:p>
    <w:p w14:paraId="0DF13BB3" w14:textId="77777777" w:rsidR="00334187" w:rsidRPr="001957DE" w:rsidDel="00D846E7" w:rsidRDefault="006A151C" w:rsidP="00AB3BC8">
      <w:pPr>
        <w:pStyle w:val="a0"/>
        <w:ind w:left="240" w:right="240" w:firstLine="420"/>
        <w:jc w:val="center"/>
        <w:rPr>
          <w:del w:id="24" w:author="ZHANG" w:date="2022-05-04T16:41:00Z"/>
          <w:rFonts w:cs="Times New Roman"/>
          <w:lang w:eastAsia="zh-CN"/>
        </w:rPr>
      </w:pPr>
      <w:commentRangeStart w:id="25"/>
      <w:commentRangeEnd w:id="25"/>
      <w:r>
        <w:rPr>
          <w:rStyle w:val="aff3"/>
        </w:rPr>
        <w:commentReference w:id="25"/>
      </w:r>
    </w:p>
    <w:p w14:paraId="7A8BE9D0" w14:textId="77777777" w:rsidR="00930EE2" w:rsidRPr="001957DE" w:rsidRDefault="005A716F" w:rsidP="00334187">
      <w:pPr>
        <w:pStyle w:val="Abstract"/>
        <w:spacing w:after="480"/>
        <w:rPr>
          <w:rFonts w:cs="Times New Roman"/>
          <w:lang w:eastAsia="zh-CN"/>
        </w:rPr>
      </w:pPr>
      <w:r w:rsidRPr="001957DE">
        <w:rPr>
          <w:rFonts w:cs="Times New Roman"/>
          <w:lang w:eastAsia="zh-CN"/>
        </w:rPr>
        <w:t>摘</w:t>
      </w:r>
      <w:del w:id="26" w:author="ZHANG" w:date="2022-05-04T16:53:00Z">
        <w:r w:rsidRPr="001957DE" w:rsidDel="003C1DAD">
          <w:rPr>
            <w:rFonts w:cs="Times New Roman"/>
            <w:lang w:eastAsia="zh-CN"/>
          </w:rPr>
          <w:delText xml:space="preserve">　</w:delText>
        </w:r>
      </w:del>
      <w:r w:rsidRPr="001957DE">
        <w:rPr>
          <w:rFonts w:cs="Times New Roman"/>
          <w:lang w:eastAsia="zh-CN"/>
        </w:rPr>
        <w:t>要</w:t>
      </w:r>
    </w:p>
    <w:p w14:paraId="7AA66634" w14:textId="34B68768" w:rsidR="00933800" w:rsidRDefault="00933800" w:rsidP="000967C2">
      <w:pPr>
        <w:pStyle w:val="FirstParagraph"/>
        <w:spacing w:after="240"/>
        <w:ind w:firstLine="480"/>
      </w:pPr>
      <w:r w:rsidRPr="00933800">
        <w:rPr>
          <w:rFonts w:hint="eastAsia"/>
        </w:rPr>
        <w:t>近些年来</w:t>
      </w:r>
      <w:r>
        <w:rPr>
          <w:rFonts w:hint="eastAsia"/>
        </w:rPr>
        <w:t>，随着</w:t>
      </w:r>
      <w:r w:rsidR="008869B9">
        <w:rPr>
          <w:rFonts w:hint="eastAsia"/>
        </w:rPr>
        <w:t>C++</w:t>
      </w:r>
      <w:r w:rsidR="008869B9">
        <w:rPr>
          <w:rFonts w:hint="eastAsia"/>
        </w:rPr>
        <w:t>、</w:t>
      </w:r>
      <w:r w:rsidR="008869B9">
        <w:rPr>
          <w:rFonts w:hint="eastAsia"/>
        </w:rPr>
        <w:t>Java</w:t>
      </w:r>
      <w:r w:rsidR="008869B9">
        <w:rPr>
          <w:rFonts w:hint="eastAsia"/>
        </w:rPr>
        <w:t>、</w:t>
      </w:r>
      <w:r w:rsidR="008869B9">
        <w:rPr>
          <w:rFonts w:hint="eastAsia"/>
        </w:rPr>
        <w:t>Python</w:t>
      </w:r>
      <w:r w:rsidR="008869B9">
        <w:rPr>
          <w:rFonts w:hint="eastAsia"/>
        </w:rPr>
        <w:t>等各大语言</w:t>
      </w:r>
      <w:r>
        <w:rPr>
          <w:rFonts w:hint="eastAsia"/>
        </w:rPr>
        <w:t>纷纷添加</w:t>
      </w:r>
      <w:r w:rsidR="008869B9">
        <w:rPr>
          <w:rFonts w:hint="eastAsia"/>
        </w:rPr>
        <w:t>对</w:t>
      </w:r>
      <w:bookmarkStart w:id="27" w:name="OLE_LINK181"/>
      <w:bookmarkStart w:id="28" w:name="OLE_LINK182"/>
      <w:r w:rsidR="008869B9">
        <w:rPr>
          <w:rFonts w:hint="eastAsia"/>
        </w:rPr>
        <w:t>函数式编程</w:t>
      </w:r>
      <w:bookmarkEnd w:id="27"/>
      <w:bookmarkEnd w:id="28"/>
      <w:r w:rsidR="008869B9">
        <w:rPr>
          <w:rFonts w:hint="eastAsia"/>
        </w:rPr>
        <w:t>的支持</w:t>
      </w:r>
      <w:ins w:id="29" w:author="Gao chengzhi" w:date="2022-05-05T00:23:00Z">
        <w:r>
          <w:rPr>
            <w:rFonts w:hint="eastAsia"/>
          </w:rPr>
          <w:t>，</w:t>
        </w:r>
      </w:ins>
      <w:r w:rsidR="00DA7DFE">
        <w:rPr>
          <w:rFonts w:hint="eastAsia"/>
        </w:rPr>
        <w:t>这项历史悠久</w:t>
      </w:r>
      <w:del w:id="30" w:author="Gao chengzhi" w:date="2022-05-05T00:23:00Z">
        <w:r w:rsidDel="00933800">
          <w:rPr>
            <w:rFonts w:hint="eastAsia"/>
          </w:rPr>
          <w:delText xml:space="preserve"> </w:delText>
        </w:r>
        <w:r w:rsidDel="00933800">
          <w:rPr>
            <w:rFonts w:hint="eastAsia"/>
          </w:rPr>
          <w:delText>数式语言</w:delText>
        </w:r>
      </w:del>
      <w:r w:rsidR="00DA7DFE">
        <w:rPr>
          <w:rFonts w:hint="eastAsia"/>
        </w:rPr>
        <w:t>的技术又焕发生机</w:t>
      </w:r>
      <w:r w:rsidR="00383C20">
        <w:rPr>
          <w:rFonts w:hint="eastAsia"/>
        </w:rPr>
        <w:t>。函数式</w:t>
      </w:r>
      <w:r w:rsidR="009A1AFF">
        <w:rPr>
          <w:rFonts w:hint="eastAsia"/>
        </w:rPr>
        <w:t>编程</w:t>
      </w:r>
      <w:r w:rsidR="000967C2">
        <w:rPr>
          <w:rFonts w:hint="eastAsia"/>
        </w:rPr>
        <w:t>以函数为程序基本执行单位，</w:t>
      </w:r>
      <w:r w:rsidR="009A1AFF">
        <w:rPr>
          <w:rFonts w:hint="eastAsia"/>
        </w:rPr>
        <w:t>打破了传统过程式编程上理念的局限性</w:t>
      </w:r>
      <w:r w:rsidR="00841E8F">
        <w:rPr>
          <w:rFonts w:hint="eastAsia"/>
        </w:rPr>
        <w:t>，使得日趋复杂的软件系统更加</w:t>
      </w:r>
      <w:r w:rsidR="00841E8F" w:rsidRPr="00383C20">
        <w:rPr>
          <w:rFonts w:hint="eastAsia"/>
        </w:rPr>
        <w:t>易于编写</w:t>
      </w:r>
      <w:r w:rsidR="00841E8F">
        <w:rPr>
          <w:rFonts w:hint="eastAsia"/>
        </w:rPr>
        <w:t>和调试</w:t>
      </w:r>
      <w:r w:rsidR="00D94DE3">
        <w:rPr>
          <w:rFonts w:hint="eastAsia"/>
        </w:rPr>
        <w:t>。</w:t>
      </w:r>
    </w:p>
    <w:p w14:paraId="6495BBB5" w14:textId="02C2233F" w:rsidR="00250438" w:rsidRPr="001957DE" w:rsidRDefault="000967C2" w:rsidP="000967C2">
      <w:pPr>
        <w:pStyle w:val="FirstParagraph"/>
        <w:spacing w:after="240"/>
        <w:ind w:firstLine="480"/>
      </w:pPr>
      <w:r>
        <w:rPr>
          <w:rFonts w:hint="eastAsia"/>
        </w:rPr>
        <w:t>本文</w:t>
      </w:r>
      <w:r w:rsidRPr="001957DE">
        <w:t>基于</w:t>
      </w:r>
      <w:r w:rsidRPr="001957DE">
        <w:t xml:space="preserve">lambda </w:t>
      </w:r>
      <w:r w:rsidRPr="001957DE">
        <w:t>演算</w:t>
      </w:r>
      <w:r>
        <w:rPr>
          <w:rFonts w:hint="eastAsia"/>
        </w:rPr>
        <w:t>理论设计了一个简单的函数式语言</w:t>
      </w:r>
      <w:r w:rsidRPr="001957DE">
        <w:t>Lachesis</w:t>
      </w:r>
      <w:r>
        <w:rPr>
          <w:rFonts w:hint="eastAsia"/>
        </w:rPr>
        <w:t>以及与之相配套的</w:t>
      </w:r>
      <w:r w:rsidRPr="001957DE">
        <w:t xml:space="preserve">lac </w:t>
      </w:r>
      <w:r w:rsidRPr="001957DE">
        <w:t>解释器系统</w:t>
      </w:r>
      <w:r>
        <w:rPr>
          <w:rFonts w:hint="eastAsia"/>
        </w:rPr>
        <w:t>，并在</w:t>
      </w:r>
      <w:r w:rsidRPr="001957DE">
        <w:t>符合</w:t>
      </w:r>
      <w:r w:rsidRPr="001957DE">
        <w:t>UN</w:t>
      </w:r>
      <w:r w:rsidRPr="007B2EDF">
        <w:t>IX</w:t>
      </w:r>
      <w:r w:rsidRPr="001957DE">
        <w:t>规范的系统上用</w:t>
      </w:r>
      <w:r w:rsidRPr="001957DE">
        <w:t xml:space="preserve">C </w:t>
      </w:r>
      <w:r w:rsidRPr="001957DE">
        <w:t>语言进行了初步的实现与测试。</w:t>
      </w:r>
      <w:del w:id="31" w:author="Gao chengzhi" w:date="2022-05-05T11:55:00Z">
        <w:r w:rsidR="005A716F" w:rsidRPr="001957DE" w:rsidDel="00152FC1">
          <w:delText>并在</w:delText>
        </w:r>
      </w:del>
      <w:r w:rsidR="007208B8">
        <w:rPr>
          <w:rFonts w:hint="eastAsia"/>
        </w:rPr>
        <w:t>本文实现的解释器分为</w:t>
      </w:r>
      <w:r w:rsidR="00122753">
        <w:rPr>
          <w:rFonts w:hint="eastAsia"/>
        </w:rPr>
        <w:t>八</w:t>
      </w:r>
      <w:r w:rsidR="007208B8">
        <w:rPr>
          <w:rFonts w:hint="eastAsia"/>
        </w:rPr>
        <w:t>个模块，分别是</w:t>
      </w:r>
      <w:r w:rsidR="00122753">
        <w:rPr>
          <w:rFonts w:hint="eastAsia"/>
        </w:rPr>
        <w:t>环境管理、内置函数、容器操作、语法解析</w:t>
      </w:r>
      <w:r w:rsidR="00122753">
        <w:rPr>
          <w:rFonts w:hint="eastAsia"/>
        </w:rPr>
        <w:t>/</w:t>
      </w:r>
      <w:r w:rsidR="00122753">
        <w:rPr>
          <w:rFonts w:hint="eastAsia"/>
        </w:rPr>
        <w:t>词法分析、调试、命令行交互、标准库和日志模块，</w:t>
      </w:r>
      <w:r w:rsidR="005A716F" w:rsidRPr="001957DE">
        <w:rPr>
          <w:rFonts w:hint="eastAsia"/>
        </w:rPr>
        <w:t>能</w:t>
      </w:r>
      <w:r w:rsidR="005A716F" w:rsidRPr="001957DE">
        <w:t>够完成基本的求值、变量绑定、匿名函数等功能，并具有相当程度的可拓展性。</w:t>
      </w:r>
    </w:p>
    <w:p w14:paraId="56FE3A75" w14:textId="71DCAB54" w:rsidR="00EB1DA4" w:rsidRDefault="00122753" w:rsidP="00EB1DA4">
      <w:pPr>
        <w:pStyle w:val="FirstParagraph"/>
        <w:spacing w:after="240"/>
        <w:ind w:firstLine="480"/>
      </w:pPr>
      <w:r>
        <w:rPr>
          <w:rFonts w:hint="eastAsia"/>
        </w:rPr>
        <w:t>本文</w:t>
      </w:r>
      <w:commentRangeStart w:id="32"/>
      <w:r w:rsidR="005A716F" w:rsidRPr="001957DE">
        <w:t>首先介绍了</w:t>
      </w:r>
      <w:r w:rsidR="000967C2">
        <w:rPr>
          <w:rFonts w:hint="eastAsia"/>
        </w:rPr>
        <w:t>函数式语言相关的理论背景</w:t>
      </w:r>
      <w:r w:rsidR="00152FC1">
        <w:rPr>
          <w:rFonts w:hint="eastAsia"/>
        </w:rPr>
        <w:t>和</w:t>
      </w:r>
      <w:r w:rsidR="005A716F" w:rsidRPr="001957DE">
        <w:t>函数式语言的一般特点</w:t>
      </w:r>
      <w:r w:rsidR="00152FC1">
        <w:rPr>
          <w:rFonts w:hint="eastAsia"/>
        </w:rPr>
        <w:t>，并基于</w:t>
      </w:r>
      <w:r w:rsidR="00152FC1" w:rsidRPr="00152FC1">
        <w:rPr>
          <w:rFonts w:hint="eastAsia"/>
        </w:rPr>
        <w:t>前述需求</w:t>
      </w:r>
      <w:r w:rsidR="00152FC1">
        <w:rPr>
          <w:rFonts w:hint="eastAsia"/>
        </w:rPr>
        <w:t>设计了</w:t>
      </w:r>
      <w:r w:rsidR="005A716F" w:rsidRPr="001957DE">
        <w:rPr>
          <w:rFonts w:hint="eastAsia"/>
        </w:rPr>
        <w:t>L</w:t>
      </w:r>
      <w:r w:rsidR="005A716F" w:rsidRPr="001957DE">
        <w:t xml:space="preserve">achesis </w:t>
      </w:r>
      <w:r w:rsidR="005A716F" w:rsidRPr="001957DE">
        <w:t>语言的</w:t>
      </w:r>
      <w:r w:rsidR="00FA0B01">
        <w:rPr>
          <w:rFonts w:hint="eastAsia"/>
        </w:rPr>
        <w:t>核心语法</w:t>
      </w:r>
      <w:r w:rsidR="00152FC1">
        <w:rPr>
          <w:rFonts w:hint="eastAsia"/>
        </w:rPr>
        <w:t>以及实现</w:t>
      </w:r>
      <w:bookmarkStart w:id="33" w:name="OLE_LINK189"/>
      <w:bookmarkStart w:id="34" w:name="OLE_LINK190"/>
      <w:r w:rsidR="005A716F" w:rsidRPr="001957DE">
        <w:t>lac</w:t>
      </w:r>
      <w:r w:rsidR="005A716F" w:rsidRPr="001957DE">
        <w:t>解释器</w:t>
      </w:r>
      <w:bookmarkEnd w:id="33"/>
      <w:bookmarkEnd w:id="34"/>
      <w:r w:rsidR="00152FC1">
        <w:rPr>
          <w:rFonts w:hint="eastAsia"/>
        </w:rPr>
        <w:t>系统</w:t>
      </w:r>
      <w:r w:rsidR="005A716F" w:rsidRPr="001957DE">
        <w:t>的总体框架</w:t>
      </w:r>
      <w:r w:rsidR="00152FC1">
        <w:rPr>
          <w:rFonts w:hint="eastAsia"/>
        </w:rPr>
        <w:t>。</w:t>
      </w:r>
      <w:r w:rsidR="00EB1DA4">
        <w:rPr>
          <w:rFonts w:hint="eastAsia"/>
        </w:rPr>
        <w:t>然后详细说明了</w:t>
      </w:r>
      <w:r w:rsidR="00EB1DA4" w:rsidRPr="001957DE">
        <w:t>lac</w:t>
      </w:r>
      <w:r w:rsidR="00EB1DA4" w:rsidRPr="001957DE">
        <w:t>解释器</w:t>
      </w:r>
      <w:r w:rsidR="00EB1DA4">
        <w:rPr>
          <w:rFonts w:hint="eastAsia"/>
        </w:rPr>
        <w:t>开发的具体技术细节。继而，在</w:t>
      </w:r>
      <w:r w:rsidR="00EB1DA4" w:rsidRPr="00EB1DA4">
        <w:rPr>
          <w:rFonts w:hint="eastAsia"/>
        </w:rPr>
        <w:t>随后的章节阐述了</w:t>
      </w:r>
      <w:r w:rsidR="00EB1DA4">
        <w:rPr>
          <w:rFonts w:hint="eastAsia"/>
        </w:rPr>
        <w:t>lac</w:t>
      </w:r>
      <w:r w:rsidR="00EB1DA4" w:rsidRPr="00EB1DA4">
        <w:rPr>
          <w:rFonts w:hint="eastAsia"/>
        </w:rPr>
        <w:t>系统的</w:t>
      </w:r>
      <w:r w:rsidR="00EB1DA4">
        <w:rPr>
          <w:rFonts w:hint="eastAsia"/>
        </w:rPr>
        <w:t>运行环境</w:t>
      </w:r>
      <w:r w:rsidR="00EB1DA4" w:rsidRPr="00EB1DA4">
        <w:rPr>
          <w:rFonts w:hint="eastAsia"/>
        </w:rPr>
        <w:t>和</w:t>
      </w:r>
      <w:r w:rsidR="007208B8">
        <w:rPr>
          <w:rFonts w:hint="eastAsia"/>
        </w:rPr>
        <w:t>对各功能</w:t>
      </w:r>
      <w:r w:rsidR="00EB1DA4" w:rsidRPr="00EB1DA4">
        <w:rPr>
          <w:rFonts w:hint="eastAsia"/>
        </w:rPr>
        <w:t>的</w:t>
      </w:r>
      <w:r w:rsidR="00EB1DA4">
        <w:rPr>
          <w:rFonts w:hint="eastAsia"/>
        </w:rPr>
        <w:t>测试</w:t>
      </w:r>
      <w:r w:rsidR="00EB1DA4" w:rsidRPr="00EB1DA4">
        <w:rPr>
          <w:rFonts w:hint="eastAsia"/>
        </w:rPr>
        <w:t>结果</w:t>
      </w:r>
      <w:r w:rsidR="007208B8">
        <w:rPr>
          <w:rFonts w:hint="eastAsia"/>
        </w:rPr>
        <w:t>。</w:t>
      </w:r>
      <w:r w:rsidR="00EB1DA4" w:rsidRPr="00EB1DA4">
        <w:rPr>
          <w:rFonts w:hint="eastAsia"/>
        </w:rPr>
        <w:t>最后，对本文和作者在课题期间的工作成果进行了总结，并提出了进一步的改进方向。</w:t>
      </w:r>
    </w:p>
    <w:p w14:paraId="758DAF3A" w14:textId="1748A586" w:rsidR="00334187" w:rsidRPr="007208B8" w:rsidRDefault="007208B8" w:rsidP="00EB1DA4">
      <w:pPr>
        <w:pStyle w:val="FirstParagraph"/>
        <w:spacing w:after="240"/>
        <w:ind w:firstLine="480"/>
      </w:pPr>
      <w:r w:rsidRPr="007208B8">
        <w:rPr>
          <w:rFonts w:hint="eastAsia"/>
        </w:rPr>
        <w:t>本文</w:t>
      </w:r>
      <w:r w:rsidR="005A716F" w:rsidRPr="007208B8">
        <w:t>通过对</w:t>
      </w:r>
      <w:r w:rsidR="005A716F" w:rsidRPr="007208B8">
        <w:t xml:space="preserve">Lachesis </w:t>
      </w:r>
      <w:r w:rsidR="005A716F" w:rsidRPr="007208B8">
        <w:t>语言和</w:t>
      </w:r>
      <w:r w:rsidR="005A716F" w:rsidRPr="007208B8">
        <w:t xml:space="preserve">lac </w:t>
      </w:r>
      <w:r w:rsidR="005A716F" w:rsidRPr="007208B8">
        <w:t>解释器的设计与实现，介绍了泛函编程的核心想法，展示了在</w:t>
      </w:r>
      <w:r w:rsidR="005A716F" w:rsidRPr="007208B8">
        <w:t xml:space="preserve">UNIX </w:t>
      </w:r>
      <w:r w:rsidR="005A716F" w:rsidRPr="007208B8">
        <w:t>系统中实现一个新的计算机语言的解释器的一般步骤和思路</w:t>
      </w:r>
      <w:r w:rsidR="0095004D" w:rsidRPr="007208B8">
        <w:rPr>
          <w:rFonts w:hint="eastAsia"/>
        </w:rPr>
        <w:t>，</w:t>
      </w:r>
      <w:r w:rsidR="005A716F" w:rsidRPr="007208B8">
        <w:t>可作为未来开发新的计算机语言的参考。</w:t>
      </w:r>
    </w:p>
    <w:commentRangeEnd w:id="32"/>
    <w:p w14:paraId="1ACC0FCF" w14:textId="5427546C" w:rsidR="00CE507B" w:rsidRDefault="006A151C" w:rsidP="00CE507B">
      <w:pPr>
        <w:pStyle w:val="a0"/>
        <w:ind w:left="238" w:right="238" w:firstLine="420"/>
        <w:rPr>
          <w:rFonts w:cs="Times New Roman"/>
          <w:lang w:eastAsia="zh-CN"/>
        </w:rPr>
        <w:sectPr w:rsidR="00CE507B" w:rsidSect="00F03C4A">
          <w:pgSz w:w="11900" w:h="16840"/>
          <w:pgMar w:top="1701" w:right="1418" w:bottom="1418" w:left="1701" w:header="680" w:footer="510" w:gutter="0"/>
          <w:pgNumType w:fmt="upperRoman" w:start="1"/>
          <w:cols w:space="720"/>
          <w:docGrid w:linePitch="326"/>
        </w:sectPr>
      </w:pPr>
      <w:r>
        <w:rPr>
          <w:rStyle w:val="aff3"/>
        </w:rPr>
        <w:commentReference w:id="32"/>
      </w:r>
      <w:r w:rsidR="005A716F" w:rsidRPr="001957DE">
        <w:rPr>
          <w:rFonts w:eastAsia="黑体" w:hAnsi="黑体" w:cs="Times New Roman"/>
          <w:lang w:eastAsia="zh-CN"/>
          <w:rPrChange w:id="35" w:author="ZHANG" w:date="2022-05-04T16:49:00Z">
            <w:rPr>
              <w:rFonts w:ascii="黑体" w:eastAsia="黑体" w:hAnsi="黑体"/>
              <w:lang w:eastAsia="zh-CN"/>
            </w:rPr>
          </w:rPrChange>
        </w:rPr>
        <w:t>关键词</w:t>
      </w:r>
      <w:r w:rsidR="005A716F" w:rsidRPr="001957DE">
        <w:rPr>
          <w:rFonts w:cs="Times New Roman"/>
          <w:lang w:eastAsia="zh-CN"/>
        </w:rPr>
        <w:t>：计算理论</w:t>
      </w:r>
      <w:r w:rsidR="00171FC3" w:rsidRPr="001957DE">
        <w:rPr>
          <w:rFonts w:cs="Times New Roman"/>
          <w:lang w:eastAsia="zh-CN"/>
        </w:rPr>
        <w:t>；</w:t>
      </w:r>
      <w:r w:rsidR="005A716F" w:rsidRPr="001957DE">
        <w:rPr>
          <w:rFonts w:cs="Times New Roman"/>
          <w:lang w:eastAsia="zh-CN"/>
        </w:rPr>
        <w:t>计算机语言；解释器；</w:t>
      </w:r>
      <w:r w:rsidR="005A716F" w:rsidRPr="001957DE">
        <w:rPr>
          <w:rFonts w:cs="Times New Roman"/>
          <w:lang w:eastAsia="zh-CN"/>
        </w:rPr>
        <w:t xml:space="preserve">UNIX </w:t>
      </w:r>
      <w:r w:rsidR="005A716F" w:rsidRPr="001957DE">
        <w:rPr>
          <w:rFonts w:cs="Times New Roman"/>
          <w:lang w:eastAsia="zh-CN"/>
        </w:rPr>
        <w:t>编程</w:t>
      </w:r>
      <w:bookmarkEnd w:id="13"/>
      <w:bookmarkEnd w:id="14"/>
    </w:p>
    <w:p w14:paraId="3F9B485B" w14:textId="77777777" w:rsidR="00930EE2" w:rsidRPr="001957DE" w:rsidDel="001957DE" w:rsidRDefault="00930EE2" w:rsidP="008B27CB">
      <w:pPr>
        <w:pStyle w:val="1"/>
        <w:rPr>
          <w:del w:id="36" w:author="ZHANG" w:date="2022-05-04T16:43:00Z"/>
        </w:rPr>
      </w:pPr>
      <w:bookmarkStart w:id="37" w:name="_Toc102767682"/>
      <w:bookmarkStart w:id="38" w:name="_Toc102767844"/>
      <w:bookmarkStart w:id="39" w:name="_Toc103002255"/>
      <w:bookmarkStart w:id="40" w:name="_Toc103002308"/>
      <w:bookmarkStart w:id="41" w:name="_Toc103004344"/>
      <w:bookmarkStart w:id="42" w:name="_Toc103004425"/>
      <w:bookmarkStart w:id="43" w:name="_Toc103772860"/>
      <w:bookmarkStart w:id="44" w:name="_Toc104020905"/>
      <w:bookmarkEnd w:id="37"/>
      <w:bookmarkEnd w:id="38"/>
      <w:bookmarkEnd w:id="39"/>
      <w:bookmarkEnd w:id="40"/>
      <w:bookmarkEnd w:id="41"/>
      <w:bookmarkEnd w:id="42"/>
      <w:bookmarkEnd w:id="43"/>
      <w:bookmarkEnd w:id="44"/>
    </w:p>
    <w:p w14:paraId="4333AFB0" w14:textId="77777777" w:rsidR="00930EE2" w:rsidRPr="001957DE" w:rsidRDefault="005A716F" w:rsidP="008B27CB">
      <w:pPr>
        <w:pStyle w:val="1"/>
      </w:pPr>
      <w:bookmarkStart w:id="45" w:name="_Toc104020906"/>
      <w:r w:rsidRPr="001957DE">
        <w:t>引言</w:t>
      </w:r>
      <w:bookmarkEnd w:id="45"/>
    </w:p>
    <w:p w14:paraId="30E7CA9B" w14:textId="77777777" w:rsidR="00930EE2" w:rsidRPr="001957DE" w:rsidRDefault="005A716F" w:rsidP="00D846E7">
      <w:pPr>
        <w:pStyle w:val="2"/>
        <w:spacing w:after="240"/>
        <w:rPr>
          <w:rFonts w:cs="Times New Roman"/>
        </w:rPr>
      </w:pPr>
      <w:bookmarkStart w:id="46" w:name="_Toc104020907"/>
      <w:r w:rsidRPr="001957DE">
        <w:rPr>
          <w:rFonts w:cs="Times New Roman"/>
        </w:rPr>
        <w:t>选题背景与意义</w:t>
      </w:r>
      <w:bookmarkEnd w:id="46"/>
    </w:p>
    <w:p w14:paraId="475463B7" w14:textId="009DA276" w:rsidR="00832CC7" w:rsidRPr="001957DE" w:rsidRDefault="005A716F" w:rsidP="002A64AF">
      <w:pPr>
        <w:pStyle w:val="FirstParagraph"/>
        <w:spacing w:after="240"/>
        <w:ind w:firstLine="480"/>
      </w:pPr>
      <w:r w:rsidRPr="001957DE">
        <w:t>函数式编程是具有悠久历史的编程范式。函数式与过程式编程之间的角逐在上个世纪末以</w:t>
      </w:r>
      <w:r w:rsidRPr="001957DE">
        <w:t>C/C++</w:t>
      </w:r>
      <w:r w:rsidRPr="001957DE">
        <w:t>、</w:t>
      </w:r>
      <w:r w:rsidRPr="001957DE">
        <w:t xml:space="preserve">Java </w:t>
      </w:r>
      <w:r w:rsidRPr="001957DE">
        <w:t>为代表的过程式语言的大热而告结</w:t>
      </w:r>
      <w:r w:rsidR="00832CC7" w:rsidRPr="007B2EDF">
        <w:rPr>
          <w:rFonts w:hint="eastAsia"/>
        </w:rPr>
        <w:t>。在很长一段时间</w:t>
      </w:r>
      <w:r w:rsidR="00212CFC" w:rsidRPr="007B2EDF">
        <w:rPr>
          <w:rFonts w:hint="eastAsia"/>
        </w:rPr>
        <w:t>内</w:t>
      </w:r>
      <w:r w:rsidR="00832CC7" w:rsidRPr="007B2EDF">
        <w:rPr>
          <w:rFonts w:hint="eastAsia"/>
        </w:rPr>
        <w:t>，</w:t>
      </w:r>
      <w:r w:rsidRPr="001957DE">
        <w:t>函数式编程语言除了在学术界、</w:t>
      </w:r>
      <w:r w:rsidR="00832CC7" w:rsidRPr="007B2EDF">
        <w:rPr>
          <w:rFonts w:hint="eastAsia"/>
        </w:rPr>
        <w:t>工业</w:t>
      </w:r>
      <w:r w:rsidRPr="001957DE">
        <w:t>基础设施和人工智能等少数领域外，几乎无人问津。到</w:t>
      </w:r>
      <w:r w:rsidRPr="001957DE">
        <w:t>21</w:t>
      </w:r>
      <w:r w:rsidRPr="001957DE">
        <w:t>世纪初，函数式编程的开源地</w:t>
      </w:r>
      <w:r w:rsidRPr="001957DE">
        <w:t xml:space="preserve">MIT </w:t>
      </w:r>
      <w:r w:rsidRPr="001957DE">
        <w:t>都不再用</w:t>
      </w:r>
      <w:r w:rsidRPr="001957DE">
        <w:t>Scheme</w:t>
      </w:r>
      <w:r w:rsidR="00B652C0" w:rsidRPr="001957DE">
        <w:rPr>
          <w:rStyle w:val="ae"/>
          <w:rFonts w:cs="Times New Roman"/>
        </w:rPr>
        <w:footnoteReference w:id="2"/>
      </w:r>
      <w:r w:rsidRPr="001957DE">
        <w:t>作为编程入门课，转而使用</w:t>
      </w:r>
      <w:r w:rsidRPr="001957DE">
        <w:t>Python</w:t>
      </w:r>
      <w:r w:rsidRPr="001957DE">
        <w:t>。但就在近几年，函数式编程又有起死回生的迹象</w:t>
      </w:r>
      <w:r w:rsidR="00010DB9" w:rsidRPr="007B2EDF">
        <w:rPr>
          <w:rFonts w:hint="eastAsia"/>
        </w:rPr>
        <w:t>：</w:t>
      </w:r>
      <w:bookmarkStart w:id="47" w:name="OLE_LINK177"/>
      <w:bookmarkStart w:id="48" w:name="OLE_LINK178"/>
      <w:r w:rsidRPr="001957DE">
        <w:t>C++11</w:t>
      </w:r>
      <w:r w:rsidRPr="001957DE">
        <w:t>、</w:t>
      </w:r>
      <w:r w:rsidRPr="001957DE">
        <w:t>Java8</w:t>
      </w:r>
      <w:r w:rsidRPr="001957DE">
        <w:t>都对函数式编程提供了专门的</w:t>
      </w:r>
      <w:r w:rsidRPr="001957DE">
        <w:t xml:space="preserve">lambda </w:t>
      </w:r>
      <w:r w:rsidRPr="001957DE">
        <w:t>语法支持</w:t>
      </w:r>
      <w:bookmarkEnd w:id="47"/>
      <w:bookmarkEnd w:id="48"/>
      <w:r w:rsidRPr="001957DE">
        <w:t>，而</w:t>
      </w:r>
      <w:r w:rsidRPr="001957DE">
        <w:t xml:space="preserve">Clojure, Scala </w:t>
      </w:r>
      <w:r w:rsidRPr="001957DE">
        <w:t>等新一代函数式语言也越来越多的用于</w:t>
      </w:r>
      <w:r w:rsidRPr="001957DE">
        <w:t>Web</w:t>
      </w:r>
      <w:r w:rsidRPr="001957DE">
        <w:t>开发</w:t>
      </w:r>
      <w:r w:rsidR="00066179" w:rsidRPr="00066179">
        <w:rPr>
          <w:rFonts w:hint="eastAsia"/>
          <w:vertAlign w:val="superscript"/>
        </w:rPr>
        <w:t>[</w:t>
      </w:r>
      <w:r w:rsidR="00F433FE">
        <w:rPr>
          <w:vertAlign w:val="superscript"/>
        </w:rPr>
        <w:t>1</w:t>
      </w:r>
      <w:r w:rsidR="00066179" w:rsidRPr="00066179">
        <w:rPr>
          <w:vertAlign w:val="superscript"/>
        </w:rPr>
        <w:t>]</w:t>
      </w:r>
      <w:r w:rsidRPr="001957DE">
        <w:t>。</w:t>
      </w:r>
    </w:p>
    <w:p w14:paraId="351E2876" w14:textId="782B948A" w:rsidR="00930EE2" w:rsidRDefault="005A716F" w:rsidP="00431035">
      <w:pPr>
        <w:pStyle w:val="FirstParagraph"/>
        <w:spacing w:after="240"/>
        <w:ind w:firstLine="480"/>
      </w:pPr>
      <w:r w:rsidRPr="001957DE">
        <w:t>本文设计与实现了一门函数式语言</w:t>
      </w:r>
      <w:r w:rsidRPr="001957DE">
        <w:t>Lachesis</w:t>
      </w:r>
      <w:bookmarkStart w:id="49" w:name="OLE_LINK209"/>
      <w:bookmarkStart w:id="50" w:name="OLE_LINK210"/>
      <w:r w:rsidR="001C44A4" w:rsidRPr="001957DE">
        <w:rPr>
          <w:rStyle w:val="ae"/>
          <w:rFonts w:cs="Times New Roman"/>
        </w:rPr>
        <w:footnoteReference w:id="3"/>
      </w:r>
      <w:bookmarkEnd w:id="49"/>
      <w:bookmarkEnd w:id="50"/>
      <w:r w:rsidRPr="001957DE">
        <w:t>以及配套的</w:t>
      </w:r>
      <w:r w:rsidRPr="001957DE">
        <w:t xml:space="preserve">lac </w:t>
      </w:r>
      <w:r w:rsidRPr="001957DE">
        <w:t>解释器系统</w:t>
      </w:r>
      <w:r w:rsidR="00C05F65" w:rsidRPr="007B2EDF">
        <w:rPr>
          <w:rFonts w:hint="eastAsia"/>
        </w:rPr>
        <w:t>。</w:t>
      </w:r>
      <w:r w:rsidRPr="001957DE">
        <w:t xml:space="preserve">Lachesis </w:t>
      </w:r>
      <w:r w:rsidRPr="001957DE">
        <w:t>实现了一些函数式语言的最小功能集合，包括表达式求值，变量绑定，函数等。同时又有着</w:t>
      </w:r>
      <w:r w:rsidR="00AE4957" w:rsidRPr="007B2EDF">
        <w:rPr>
          <w:rFonts w:hint="eastAsia"/>
        </w:rPr>
        <w:t>较</w:t>
      </w:r>
      <w:r w:rsidRPr="001957DE">
        <w:t>强的可拓展性，方便后来的开发者和用户添加新的功能和函数。</w:t>
      </w:r>
      <w:bookmarkStart w:id="54" w:name="选题背景与意义"/>
      <w:bookmarkStart w:id="55" w:name="引言"/>
    </w:p>
    <w:p w14:paraId="3AEE6A65" w14:textId="109399E5" w:rsidR="00431035" w:rsidRPr="001957DE" w:rsidRDefault="00FB3B19" w:rsidP="00431035">
      <w:pPr>
        <w:pStyle w:val="FirstParagraph"/>
        <w:spacing w:after="240"/>
        <w:ind w:firstLine="480"/>
      </w:pPr>
      <w:r>
        <w:rPr>
          <w:rFonts w:hint="eastAsia"/>
        </w:rPr>
        <w:t>通过开发</w:t>
      </w:r>
      <w:r>
        <w:rPr>
          <w:rFonts w:hint="eastAsia"/>
        </w:rPr>
        <w:t xml:space="preserve"> lac</w:t>
      </w:r>
      <w:r>
        <w:t xml:space="preserve"> </w:t>
      </w:r>
      <w:r>
        <w:rPr>
          <w:rFonts w:hint="eastAsia"/>
        </w:rPr>
        <w:t>解释器系统，能够从底层具体实现的角度深入理解泛函编程的核心思想，提升</w:t>
      </w:r>
      <w:r>
        <w:rPr>
          <w:rFonts w:hint="eastAsia"/>
        </w:rPr>
        <w:t>UNIX</w:t>
      </w:r>
      <w:r>
        <w:rPr>
          <w:rFonts w:hint="eastAsia"/>
        </w:rPr>
        <w:t>系统编程能力以及对一般</w:t>
      </w:r>
      <w:bookmarkStart w:id="56" w:name="OLE_LINK212"/>
      <w:bookmarkStart w:id="57" w:name="OLE_LINK213"/>
      <w:r>
        <w:rPr>
          <w:rFonts w:hint="eastAsia"/>
        </w:rPr>
        <w:t>动态类型</w:t>
      </w:r>
      <w:bookmarkEnd w:id="56"/>
      <w:bookmarkEnd w:id="57"/>
      <w:r w:rsidR="00C62F7A">
        <w:rPr>
          <w:rStyle w:val="ae"/>
        </w:rPr>
        <w:footnoteReference w:id="4"/>
      </w:r>
      <w:r>
        <w:rPr>
          <w:rFonts w:hint="eastAsia"/>
        </w:rPr>
        <w:t>语言的理解。</w:t>
      </w:r>
    </w:p>
    <w:p w14:paraId="610318F2" w14:textId="77777777" w:rsidR="00930EE2" w:rsidRPr="001957DE" w:rsidRDefault="005A716F" w:rsidP="00D846E7">
      <w:pPr>
        <w:pStyle w:val="2"/>
        <w:spacing w:after="240"/>
        <w:rPr>
          <w:rFonts w:cs="Times New Roman"/>
        </w:rPr>
      </w:pPr>
      <w:bookmarkStart w:id="58" w:name="_Toc104020908"/>
      <w:bookmarkStart w:id="59" w:name="国内外研究现状"/>
      <w:bookmarkEnd w:id="54"/>
      <w:r w:rsidRPr="001957DE">
        <w:rPr>
          <w:rFonts w:cs="Times New Roman"/>
        </w:rPr>
        <w:t>国内外研究现状</w:t>
      </w:r>
      <w:bookmarkEnd w:id="58"/>
    </w:p>
    <w:p w14:paraId="4EE0F333" w14:textId="24E88BD4" w:rsidR="004467C0" w:rsidRPr="001957DE" w:rsidRDefault="005A716F" w:rsidP="002A64AF">
      <w:pPr>
        <w:pStyle w:val="FirstParagraph"/>
        <w:spacing w:after="240"/>
        <w:ind w:firstLine="480"/>
      </w:pPr>
      <w:r w:rsidRPr="001957DE">
        <w:t>北京大学马希文教授的《</w:t>
      </w:r>
      <w:r w:rsidRPr="001957DE">
        <w:t>Introduction to Theoretical Computer Science</w:t>
      </w:r>
      <w:r w:rsidRPr="001957DE">
        <w:t>》从数理逻辑上详细阐释了函数式编程背后的计算理论。其另一本著作《</w:t>
      </w:r>
      <w:r w:rsidRPr="001957DE">
        <w:t>LISP</w:t>
      </w:r>
      <w:r w:rsidRPr="001957DE">
        <w:t>语言》也是入门</w:t>
      </w:r>
      <w:r w:rsidRPr="001957DE">
        <w:t xml:space="preserve">LISP </w:t>
      </w:r>
      <w:r w:rsidRPr="001957DE">
        <w:t>这门经典的函数式语言的</w:t>
      </w:r>
      <w:r w:rsidR="00AC55FF" w:rsidRPr="007B2EDF">
        <w:rPr>
          <w:rFonts w:hint="eastAsia"/>
        </w:rPr>
        <w:t>经典教材</w:t>
      </w:r>
      <w:r w:rsidR="00122753" w:rsidRPr="00122753">
        <w:rPr>
          <w:rFonts w:hint="eastAsia"/>
          <w:vertAlign w:val="superscript"/>
        </w:rPr>
        <w:t>[</w:t>
      </w:r>
      <w:r w:rsidR="00122753">
        <w:rPr>
          <w:vertAlign w:val="superscript"/>
        </w:rPr>
        <w:t>5</w:t>
      </w:r>
      <w:r w:rsidR="00066179">
        <w:rPr>
          <w:vertAlign w:val="superscript"/>
        </w:rPr>
        <w:t>,7</w:t>
      </w:r>
      <w:r w:rsidR="00122753" w:rsidRPr="00122753">
        <w:rPr>
          <w:vertAlign w:val="superscript"/>
        </w:rPr>
        <w:t>]</w:t>
      </w:r>
      <w:r w:rsidR="00AC55FF" w:rsidRPr="007B2EDF">
        <w:rPr>
          <w:rFonts w:hint="eastAsia"/>
        </w:rPr>
        <w:t>。</w:t>
      </w:r>
    </w:p>
    <w:p w14:paraId="26DECBF6" w14:textId="239B7238" w:rsidR="004467C0" w:rsidRPr="001957DE" w:rsidRDefault="005A716F" w:rsidP="00E23836">
      <w:pPr>
        <w:pStyle w:val="FirstParagraph"/>
        <w:spacing w:after="240"/>
        <w:ind w:firstLine="480"/>
      </w:pPr>
      <w:r w:rsidRPr="001957DE">
        <w:t>Harold Abelson</w:t>
      </w:r>
      <w:r w:rsidR="00E23836">
        <w:rPr>
          <w:rFonts w:hint="eastAsia"/>
        </w:rPr>
        <w:t>、</w:t>
      </w:r>
      <w:r w:rsidRPr="001957DE">
        <w:t>Gerald Jay Sussman</w:t>
      </w:r>
      <w:r w:rsidR="00E23836">
        <w:rPr>
          <w:rFonts w:hint="eastAsia"/>
        </w:rPr>
        <w:t>和</w:t>
      </w:r>
      <w:r w:rsidR="00E23836" w:rsidRPr="00E23836">
        <w:t>Julie Sussman</w:t>
      </w:r>
      <w:r w:rsidRPr="001957DE">
        <w:t>久负盛名的《</w:t>
      </w:r>
      <w:bookmarkStart w:id="60" w:name="OLE_LINK265"/>
      <w:bookmarkStart w:id="61" w:name="OLE_LINK266"/>
      <w:r w:rsidRPr="001957DE">
        <w:t>Structure and Interpretation of Computer Programs</w:t>
      </w:r>
      <w:bookmarkEnd w:id="60"/>
      <w:bookmarkEnd w:id="61"/>
      <w:r w:rsidRPr="001957DE">
        <w:t>》长</w:t>
      </w:r>
      <w:r w:rsidR="00AC55FF" w:rsidRPr="007B2EDF">
        <w:rPr>
          <w:rFonts w:hint="eastAsia"/>
        </w:rPr>
        <w:t>年</w:t>
      </w:r>
      <w:r w:rsidRPr="001957DE">
        <w:t>被选为全美计算机类新生入门课程的标准教材。这是一本关于计算机程序设计的总体性观念的基础读物，其用一门函数式语言</w:t>
      </w:r>
      <w:r w:rsidRPr="001957DE">
        <w:t xml:space="preserve">Scheme </w:t>
      </w:r>
      <w:r w:rsidRPr="001957DE">
        <w:t>演示了如何用一些最小概念一步步搭起计算机世界的摩天大厦</w:t>
      </w:r>
      <w:r w:rsidR="00066179" w:rsidRPr="00066179">
        <w:rPr>
          <w:rFonts w:hint="eastAsia"/>
          <w:vertAlign w:val="superscript"/>
        </w:rPr>
        <w:t>[</w:t>
      </w:r>
      <w:r w:rsidR="00066179" w:rsidRPr="00066179">
        <w:rPr>
          <w:vertAlign w:val="superscript"/>
        </w:rPr>
        <w:t>8]</w:t>
      </w:r>
      <w:r w:rsidR="00E23836">
        <w:rPr>
          <w:rFonts w:hint="eastAsia"/>
        </w:rPr>
        <w:t>。</w:t>
      </w:r>
    </w:p>
    <w:p w14:paraId="4C436D70" w14:textId="7CAF6C7A" w:rsidR="004467C0" w:rsidRPr="001957DE" w:rsidRDefault="005A716F" w:rsidP="002A64AF">
      <w:pPr>
        <w:pStyle w:val="FirstParagraph"/>
        <w:spacing w:after="240"/>
        <w:ind w:firstLine="480"/>
      </w:pPr>
      <w:r w:rsidRPr="001957DE">
        <w:t xml:space="preserve">Matthias Felleisen, Robert Bruce Findler </w:t>
      </w:r>
      <w:r w:rsidRPr="001957DE">
        <w:t>和</w:t>
      </w:r>
      <w:r w:rsidRPr="001957DE">
        <w:t xml:space="preserve"> Matthew Flatt</w:t>
      </w:r>
      <w:r w:rsidRPr="001957DE">
        <w:t>的《</w:t>
      </w:r>
      <w:bookmarkStart w:id="62" w:name="OLE_LINK16"/>
      <w:bookmarkStart w:id="63" w:name="OLE_LINK17"/>
      <w:r w:rsidRPr="001957DE">
        <w:t xml:space="preserve">Semantics Engineering with </w:t>
      </w:r>
      <w:bookmarkStart w:id="64" w:name="OLE_LINK18"/>
      <w:bookmarkStart w:id="65" w:name="OLE_LINK19"/>
      <w:bookmarkStart w:id="66" w:name="OLE_LINK211"/>
      <w:r w:rsidRPr="001957DE">
        <w:t>PLT Redex</w:t>
      </w:r>
      <w:bookmarkEnd w:id="62"/>
      <w:bookmarkEnd w:id="63"/>
      <w:bookmarkEnd w:id="64"/>
      <w:bookmarkEnd w:id="65"/>
      <w:bookmarkEnd w:id="66"/>
      <w:r w:rsidRPr="001957DE">
        <w:t>》</w:t>
      </w:r>
      <w:r w:rsidR="00AC55FF" w:rsidRPr="001957DE">
        <w:t>是关于计算机语义学的一本实用</w:t>
      </w:r>
      <w:r w:rsidR="00066179">
        <w:rPr>
          <w:rFonts w:hint="eastAsia"/>
        </w:rPr>
        <w:t>设计与测试</w:t>
      </w:r>
      <w:r w:rsidR="00AC55FF" w:rsidRPr="001957DE">
        <w:t>手册，其提供了一个原型工具套件</w:t>
      </w:r>
      <w:r w:rsidR="00066179" w:rsidRPr="001957DE">
        <w:t>PLT Redex</w:t>
      </w:r>
      <w:r w:rsidR="00AC55FF" w:rsidRPr="001957DE">
        <w:t>，用于开发、探索、测试、调试和发布编程语言的语义模型。全书的后半段关于</w:t>
      </w:r>
      <w:r w:rsidR="00AC55FF" w:rsidRPr="001957DE">
        <w:t>PLT Redex</w:t>
      </w:r>
      <w:r w:rsidR="00AC55FF" w:rsidRPr="001957DE">
        <w:t>的章节</w:t>
      </w:r>
      <w:r w:rsidRPr="001957DE">
        <w:t>为具体实现一个函数式语言解释器提供了蓝本</w:t>
      </w:r>
      <w:r w:rsidR="00066179">
        <w:rPr>
          <w:rFonts w:hint="eastAsia"/>
        </w:rPr>
        <w:t>。</w:t>
      </w:r>
      <w:r w:rsidR="00066179" w:rsidRPr="00066179">
        <w:rPr>
          <w:rFonts w:hint="eastAsia"/>
          <w:vertAlign w:val="superscript"/>
        </w:rPr>
        <w:t>[</w:t>
      </w:r>
      <w:r w:rsidR="00066179" w:rsidRPr="00066179">
        <w:rPr>
          <w:vertAlign w:val="superscript"/>
        </w:rPr>
        <w:t>10]</w:t>
      </w:r>
    </w:p>
    <w:p w14:paraId="596E1847" w14:textId="6E24AE00" w:rsidR="00C05F65" w:rsidRPr="001957DE" w:rsidRDefault="005A716F" w:rsidP="00431035">
      <w:pPr>
        <w:pStyle w:val="FirstParagraph"/>
        <w:spacing w:after="240"/>
        <w:ind w:firstLine="480"/>
      </w:pPr>
      <w:r w:rsidRPr="001957DE">
        <w:lastRenderedPageBreak/>
        <w:t xml:space="preserve">Franklin Risby </w:t>
      </w:r>
      <w:r w:rsidRPr="001957DE">
        <w:t>的《</w:t>
      </w:r>
      <w:r w:rsidRPr="001957DE">
        <w:t>Professor Franklin’s Mostly Adequate To Functional</w:t>
      </w:r>
      <w:r w:rsidR="00122753">
        <w:t xml:space="preserve"> </w:t>
      </w:r>
      <w:r w:rsidRPr="001957DE">
        <w:t>Programming</w:t>
      </w:r>
      <w:r w:rsidRPr="001957DE">
        <w:t>》</w:t>
      </w:r>
      <w:r w:rsidR="00AC55FF" w:rsidRPr="001957DE">
        <w:t>用</w:t>
      </w:r>
      <w:r w:rsidR="00AC55FF" w:rsidRPr="001957DE">
        <w:t>JavaScript</w:t>
      </w:r>
      <w:r w:rsidRPr="001957DE">
        <w:t>介绍了泛函编程的一些常见误区</w:t>
      </w:r>
      <w:r w:rsidR="00431035">
        <w:rPr>
          <w:rFonts w:hint="eastAsia"/>
        </w:rPr>
        <w:t>并提出了一些具有针对性的</w:t>
      </w:r>
      <w:r w:rsidRPr="001957DE">
        <w:t>实际编程技巧。</w:t>
      </w:r>
      <w:r w:rsidR="00C62F7A" w:rsidRPr="00C62F7A">
        <w:rPr>
          <w:rFonts w:hint="eastAsia"/>
          <w:vertAlign w:val="superscript"/>
        </w:rPr>
        <w:t>[</w:t>
      </w:r>
      <w:r w:rsidR="00C62F7A" w:rsidRPr="00C62F7A">
        <w:rPr>
          <w:vertAlign w:val="superscript"/>
        </w:rPr>
        <w:t>6]</w:t>
      </w:r>
    </w:p>
    <w:p w14:paraId="6FA64AE9" w14:textId="4DADA39C" w:rsidR="004467C0" w:rsidRDefault="005A716F" w:rsidP="00D846E7">
      <w:pPr>
        <w:pStyle w:val="2"/>
        <w:spacing w:after="240"/>
        <w:rPr>
          <w:rFonts w:cs="Times New Roman"/>
        </w:rPr>
      </w:pPr>
      <w:bookmarkStart w:id="67" w:name="_Toc104020909"/>
      <w:bookmarkStart w:id="68" w:name="本文结构"/>
      <w:bookmarkEnd w:id="59"/>
      <w:r w:rsidRPr="001957DE">
        <w:rPr>
          <w:rFonts w:cs="Times New Roman"/>
        </w:rPr>
        <w:t>本文结构</w:t>
      </w:r>
      <w:bookmarkEnd w:id="67"/>
    </w:p>
    <w:p w14:paraId="7DE8406E" w14:textId="77777777" w:rsidR="00431035" w:rsidRDefault="00431035" w:rsidP="00431035">
      <w:pPr>
        <w:pStyle w:val="FirstParagraph"/>
        <w:spacing w:after="240"/>
        <w:ind w:firstLine="480"/>
      </w:pPr>
      <w:r>
        <w:rPr>
          <w:rFonts w:hint="eastAsia"/>
        </w:rPr>
        <w:t>本文共有六章，各章节的主要内容如下：</w:t>
      </w:r>
    </w:p>
    <w:p w14:paraId="68ED2DAF" w14:textId="77777777" w:rsidR="00431035" w:rsidRDefault="005A716F" w:rsidP="00431035">
      <w:pPr>
        <w:pStyle w:val="FirstParagraph"/>
        <w:spacing w:after="240"/>
        <w:ind w:firstLine="480"/>
      </w:pPr>
      <w:r w:rsidRPr="001957DE">
        <w:t>第</w:t>
      </w:r>
      <w:r w:rsidRPr="001957DE">
        <w:t xml:space="preserve"> 1 </w:t>
      </w:r>
      <w:r w:rsidRPr="001957DE">
        <w:t>章主要介绍了论文的写作背景、国内外的研究现状以及本文的结构。</w:t>
      </w:r>
    </w:p>
    <w:p w14:paraId="38E8BC2B" w14:textId="2A71C05B" w:rsidR="00930EE2" w:rsidRPr="001957DE" w:rsidRDefault="005A716F" w:rsidP="00431035">
      <w:pPr>
        <w:pStyle w:val="FirstParagraph"/>
        <w:spacing w:after="240"/>
        <w:ind w:firstLine="480"/>
      </w:pPr>
      <w:r w:rsidRPr="001957DE">
        <w:t>第</w:t>
      </w:r>
      <w:r w:rsidRPr="001957DE">
        <w:t xml:space="preserve"> 2 </w:t>
      </w:r>
      <w:r w:rsidRPr="001957DE">
        <w:t>章主要介绍了函数式语言</w:t>
      </w:r>
      <w:r w:rsidR="00897632" w:rsidRPr="001957DE">
        <w:t>相关的理论基础</w:t>
      </w:r>
      <w:r w:rsidR="00C05F65" w:rsidRPr="001957DE">
        <w:t>。</w:t>
      </w:r>
    </w:p>
    <w:p w14:paraId="53879117" w14:textId="77777777" w:rsidR="00930EE2" w:rsidRPr="001957DE" w:rsidRDefault="005A716F" w:rsidP="00431035">
      <w:pPr>
        <w:pStyle w:val="FirstParagraph"/>
        <w:spacing w:after="240"/>
        <w:ind w:firstLine="480"/>
      </w:pPr>
      <w:r w:rsidRPr="001957DE">
        <w:t>第</w:t>
      </w:r>
      <w:r w:rsidRPr="001957DE">
        <w:t xml:space="preserve"> 3 </w:t>
      </w:r>
      <w:r w:rsidRPr="001957DE">
        <w:t>章主要</w:t>
      </w:r>
      <w:r w:rsidR="00897632" w:rsidRPr="001957DE">
        <w:t>介绍了</w:t>
      </w:r>
      <w:r w:rsidR="00897632" w:rsidRPr="001957DE">
        <w:t>Lachesis</w:t>
      </w:r>
      <w:r w:rsidR="00897632" w:rsidRPr="001957DE">
        <w:t>语言的特性</w:t>
      </w:r>
      <w:r w:rsidR="00C05F65" w:rsidRPr="001957DE">
        <w:t>。</w:t>
      </w:r>
    </w:p>
    <w:p w14:paraId="12D60689" w14:textId="77777777" w:rsidR="00930EE2" w:rsidRPr="001957DE" w:rsidRDefault="005A716F" w:rsidP="00431035">
      <w:pPr>
        <w:pStyle w:val="FirstParagraph"/>
        <w:spacing w:after="240"/>
        <w:ind w:firstLine="480"/>
      </w:pPr>
      <w:r w:rsidRPr="001957DE">
        <w:t>第</w:t>
      </w:r>
      <w:r w:rsidRPr="001957DE">
        <w:t>4</w:t>
      </w:r>
      <w:r w:rsidRPr="001957DE">
        <w:t>章</w:t>
      </w:r>
      <w:r w:rsidR="00C05F65" w:rsidRPr="001957DE">
        <w:t>主要介绍了</w:t>
      </w:r>
      <w:r w:rsidR="00C05F65" w:rsidRPr="001957DE">
        <w:t>lac</w:t>
      </w:r>
      <w:r w:rsidR="00C05F65" w:rsidRPr="001957DE">
        <w:t>解释器的设计思想和</w:t>
      </w:r>
      <w:r w:rsidR="00212CFC" w:rsidRPr="001957DE">
        <w:t>整体</w:t>
      </w:r>
      <w:r w:rsidR="00C05F65" w:rsidRPr="001957DE">
        <w:t>框架。</w:t>
      </w:r>
    </w:p>
    <w:p w14:paraId="37C56DD1" w14:textId="77777777" w:rsidR="00930EE2" w:rsidRPr="001957DE" w:rsidRDefault="005A716F" w:rsidP="00431035">
      <w:pPr>
        <w:pStyle w:val="FirstParagraph"/>
        <w:spacing w:after="240"/>
        <w:ind w:firstLine="480"/>
      </w:pPr>
      <w:r w:rsidRPr="001957DE">
        <w:t>第</w:t>
      </w:r>
      <w:r w:rsidRPr="001957DE">
        <w:t xml:space="preserve"> 5 </w:t>
      </w:r>
      <w:r w:rsidRPr="001957DE">
        <w:t>章</w:t>
      </w:r>
      <w:r w:rsidR="00C05F65" w:rsidRPr="001957DE">
        <w:t>具体展示了</w:t>
      </w:r>
      <w:r w:rsidRPr="001957DE">
        <w:t>解释器的实现细节</w:t>
      </w:r>
      <w:r w:rsidR="00C05F65" w:rsidRPr="001957DE">
        <w:t>。</w:t>
      </w:r>
    </w:p>
    <w:p w14:paraId="2C12BFAC" w14:textId="77777777" w:rsidR="00930EE2" w:rsidRPr="001957DE" w:rsidRDefault="005A716F" w:rsidP="00431035">
      <w:pPr>
        <w:pStyle w:val="FirstParagraph"/>
        <w:spacing w:after="240"/>
        <w:ind w:firstLine="480"/>
      </w:pPr>
      <w:r w:rsidRPr="001957DE">
        <w:t>第</w:t>
      </w:r>
      <w:r w:rsidR="00C05F65" w:rsidRPr="001957DE">
        <w:t>6</w:t>
      </w:r>
      <w:r w:rsidRPr="001957DE">
        <w:t>章是本文的总结以及对项目的反思</w:t>
      </w:r>
      <w:r w:rsidR="00C05F65" w:rsidRPr="001957DE">
        <w:t>。</w:t>
      </w:r>
    </w:p>
    <w:p w14:paraId="06652299" w14:textId="02B00B88" w:rsidR="007B2EDF" w:rsidRPr="007B2EDF" w:rsidRDefault="007B2EDF" w:rsidP="007B2EDF">
      <w:pPr>
        <w:rPr>
          <w:rFonts w:cs="Times New Roman"/>
        </w:rPr>
      </w:pPr>
      <w:r>
        <w:rPr>
          <w:rFonts w:cs="Times New Roman"/>
        </w:rPr>
        <w:br w:type="page"/>
      </w:r>
    </w:p>
    <w:p w14:paraId="235D9E34" w14:textId="77777777" w:rsidR="00C73A9F" w:rsidRPr="001957DE" w:rsidRDefault="005A716F" w:rsidP="008B27CB">
      <w:pPr>
        <w:pStyle w:val="1"/>
      </w:pPr>
      <w:bookmarkStart w:id="69" w:name="_Toc104020910"/>
      <w:bookmarkStart w:id="70" w:name="相关理论综述"/>
      <w:bookmarkEnd w:id="55"/>
      <w:bookmarkEnd w:id="68"/>
      <w:commentRangeStart w:id="71"/>
      <w:commentRangeStart w:id="72"/>
      <w:r w:rsidRPr="001957DE">
        <w:t>相关理论综述</w:t>
      </w:r>
      <w:bookmarkStart w:id="73" w:name="什么是计算函数作为一种解释"/>
      <w:commentRangeEnd w:id="71"/>
      <w:commentRangeEnd w:id="72"/>
      <w:r w:rsidR="007B2EDF">
        <w:rPr>
          <w:rStyle w:val="aff3"/>
          <w:rFonts w:eastAsiaTheme="minorEastAsia" w:cstheme="minorBidi"/>
          <w:bCs w:val="0"/>
          <w:color w:val="auto"/>
          <w:lang w:eastAsia="en-US"/>
        </w:rPr>
        <w:commentReference w:id="71"/>
      </w:r>
      <w:r w:rsidR="006A151C">
        <w:rPr>
          <w:rStyle w:val="aff3"/>
          <w:rFonts w:eastAsiaTheme="minorEastAsia" w:cstheme="minorBidi"/>
          <w:bCs w:val="0"/>
          <w:color w:val="auto"/>
          <w:lang w:eastAsia="en-US"/>
        </w:rPr>
        <w:commentReference w:id="72"/>
      </w:r>
      <w:bookmarkEnd w:id="69"/>
    </w:p>
    <w:p w14:paraId="598AE5A4" w14:textId="77777777" w:rsidR="00930EE2" w:rsidRPr="001957DE" w:rsidRDefault="005A716F" w:rsidP="00D846E7">
      <w:pPr>
        <w:pStyle w:val="2"/>
        <w:spacing w:after="240"/>
        <w:rPr>
          <w:rFonts w:cs="Times New Roman"/>
        </w:rPr>
      </w:pPr>
      <w:bookmarkStart w:id="74" w:name="_Toc104020911"/>
      <w:r w:rsidRPr="001957DE">
        <w:rPr>
          <w:rFonts w:cs="Times New Roman"/>
        </w:rPr>
        <w:t>什么是计算？函数作为一种解释</w:t>
      </w:r>
      <w:bookmarkEnd w:id="74"/>
    </w:p>
    <w:p w14:paraId="4098999F" w14:textId="77777777" w:rsidR="004467C0" w:rsidRPr="001957DE" w:rsidRDefault="005A716F" w:rsidP="002A64AF">
      <w:pPr>
        <w:pStyle w:val="FirstParagraph"/>
        <w:spacing w:after="240"/>
        <w:ind w:firstLine="480"/>
      </w:pPr>
      <w:r w:rsidRPr="001957DE">
        <w:t>首先，计算科学的抽象理论至少应该回答以下问题</w:t>
      </w:r>
      <w:r w:rsidRPr="001957DE">
        <w:t>——</w:t>
      </w:r>
      <w:r w:rsidRPr="001957DE">
        <w:t>如何处理</w:t>
      </w:r>
      <w:r w:rsidRPr="001957DE">
        <w:t>“</w:t>
      </w:r>
      <w:r w:rsidRPr="001957DE">
        <w:t>计算</w:t>
      </w:r>
      <w:r w:rsidRPr="001957DE">
        <w:t>”</w:t>
      </w:r>
      <w:r w:rsidRPr="001957DE">
        <w:t>的概念。对这个概念的解释有</w:t>
      </w:r>
      <w:r w:rsidR="008A3882" w:rsidRPr="001957DE">
        <w:t>诸多理论</w:t>
      </w:r>
      <w:r w:rsidRPr="001957DE">
        <w:t>模型，基于有限状态机理论的图灵机可能是其中最重要的一个。从某种角度来看，这个模型是相当具体的，因为它建立了一个特定的计算机制，甚至可以观察到它在物理上是如何施行的。但是，图灵机模型限制了对计算的想象力，导致几乎所有的现代计算机都必须以相同的方式进行计算。</w:t>
      </w:r>
    </w:p>
    <w:p w14:paraId="394A48D2" w14:textId="77777777" w:rsidR="00930EE2" w:rsidRPr="001957DE" w:rsidRDefault="005A716F" w:rsidP="002A64AF">
      <w:pPr>
        <w:pStyle w:val="FirstParagraph"/>
        <w:spacing w:after="240"/>
        <w:ind w:firstLine="480"/>
      </w:pPr>
      <w:r w:rsidRPr="001957DE">
        <w:t>克服这个限制的</w:t>
      </w:r>
      <w:r w:rsidR="00C05F65" w:rsidRPr="001957DE">
        <w:t>一种</w:t>
      </w:r>
      <w:r w:rsidRPr="001957DE">
        <w:t>方法是绕过计算的物理机制定义，仅仅根据输入和输出信息之间的关系来描述计算过程的概念。为了阐明这一点，</w:t>
      </w:r>
      <w:r w:rsidR="008A3882" w:rsidRPr="001957DE">
        <w:t>本文</w:t>
      </w:r>
      <w:r w:rsidRPr="001957DE">
        <w:t>把计算机的工作看作是计算函数，而计算就是一种调用可计算函数的过程。</w:t>
      </w:r>
    </w:p>
    <w:p w14:paraId="71D874E1" w14:textId="77777777" w:rsidR="00930EE2" w:rsidRPr="001957DE" w:rsidRDefault="005A716F" w:rsidP="00D846E7">
      <w:pPr>
        <w:pStyle w:val="2"/>
        <w:spacing w:after="240"/>
        <w:rPr>
          <w:rFonts w:cs="Times New Roman"/>
        </w:rPr>
      </w:pPr>
      <w:bookmarkStart w:id="75" w:name="_Toc104020912"/>
      <w:bookmarkStart w:id="76" w:name="lambda-演算表示函数的最小逻辑系统"/>
      <w:bookmarkEnd w:id="73"/>
      <w:r w:rsidRPr="001957DE">
        <w:rPr>
          <w:rFonts w:cs="Times New Roman"/>
        </w:rPr>
        <w:t xml:space="preserve">lambda </w:t>
      </w:r>
      <w:r w:rsidRPr="001957DE">
        <w:rPr>
          <w:rFonts w:cs="Times New Roman"/>
        </w:rPr>
        <w:t>演算</w:t>
      </w:r>
      <w:bookmarkEnd w:id="75"/>
    </w:p>
    <w:p w14:paraId="1808DEB7" w14:textId="0356B38D" w:rsidR="00930EE2" w:rsidRPr="001957DE" w:rsidRDefault="00C304B8" w:rsidP="00C304B8">
      <w:pPr>
        <w:pStyle w:val="FirstParagraph"/>
        <w:spacing w:after="240"/>
        <w:ind w:firstLine="480"/>
      </w:pPr>
      <w:r>
        <w:rPr>
          <w:rFonts w:hint="eastAsia"/>
        </w:rPr>
        <w:t>为了对函数这一抽象向概念做更精确的形式化表达</w:t>
      </w:r>
      <w:r w:rsidR="005A716F" w:rsidRPr="001957DE">
        <w:rPr>
          <w:rFonts w:hint="eastAsia"/>
        </w:rPr>
        <w:t>，</w:t>
      </w:r>
      <w:r w:rsidR="005A716F" w:rsidRPr="001957DE">
        <w:t>数学家阿隆佐</w:t>
      </w:r>
      <w:r w:rsidR="005A716F" w:rsidRPr="001957DE">
        <w:t>·</w:t>
      </w:r>
      <w:r w:rsidR="005A716F" w:rsidRPr="001957DE">
        <w:t>邱奇（</w:t>
      </w:r>
      <w:r w:rsidR="005A716F" w:rsidRPr="001957DE">
        <w:t>Alonzo Church</w:t>
      </w:r>
      <w:r w:rsidR="005A716F" w:rsidRPr="001957DE">
        <w:t>）在</w:t>
      </w:r>
      <w:r w:rsidR="005A716F" w:rsidRPr="001957DE">
        <w:t xml:space="preserve"> 1930 </w:t>
      </w:r>
      <w:r w:rsidR="005A716F" w:rsidRPr="001957DE">
        <w:t>年代</w:t>
      </w:r>
      <w:r>
        <w:rPr>
          <w:rFonts w:hint="eastAsia"/>
        </w:rPr>
        <w:t>设计出了</w:t>
      </w:r>
      <w:r w:rsidR="005A716F" w:rsidRPr="001957DE">
        <w:t>一个能用来表示函数本质的最小逻辑系统</w:t>
      </w:r>
      <w:r>
        <w:rPr>
          <w:rFonts w:hint="eastAsia"/>
        </w:rPr>
        <w:t>，即</w:t>
      </w:r>
      <w:r w:rsidRPr="001957DE">
        <w:t xml:space="preserve">Lambda </w:t>
      </w:r>
      <w:r w:rsidRPr="001957DE">
        <w:t>演算</w:t>
      </w:r>
      <w:r>
        <w:rPr>
          <w:rFonts w:hint="eastAsia"/>
        </w:rPr>
        <w:t>。</w:t>
      </w:r>
    </w:p>
    <w:p w14:paraId="2754D970" w14:textId="77777777" w:rsidR="00930EE2" w:rsidRPr="001957DE" w:rsidRDefault="005A716F" w:rsidP="002A64AF">
      <w:pPr>
        <w:pStyle w:val="FirstParagraph"/>
        <w:spacing w:after="240"/>
        <w:ind w:firstLine="480"/>
      </w:pPr>
      <w:r w:rsidRPr="001957DE">
        <w:t>最基本的</w:t>
      </w:r>
      <w:r w:rsidRPr="001957DE">
        <w:t xml:space="preserve">Lambda </w:t>
      </w:r>
      <w:r w:rsidRPr="001957DE">
        <w:t>演算系统包括</w:t>
      </w:r>
      <w:r w:rsidR="008A3882" w:rsidRPr="001957DE">
        <w:t>：</w:t>
      </w:r>
    </w:p>
    <w:p w14:paraId="7D26780C" w14:textId="77777777" w:rsidR="00E701F1" w:rsidRPr="001957DE" w:rsidRDefault="00E701F1" w:rsidP="002A64AF">
      <w:pPr>
        <w:pStyle w:val="FirstParagraph"/>
        <w:spacing w:after="240"/>
        <w:ind w:firstLine="480"/>
      </w:pPr>
    </w:p>
    <w:p w14:paraId="47D866CF" w14:textId="47441C0B" w:rsidR="008D61BC" w:rsidRPr="001957DE" w:rsidRDefault="00C304B8" w:rsidP="002A64AF">
      <w:pPr>
        <w:pStyle w:val="FirstParagraph"/>
        <w:numPr>
          <w:ilvl w:val="0"/>
          <w:numId w:val="16"/>
        </w:numPr>
        <w:spacing w:after="240"/>
        <w:ind w:firstLineChars="0"/>
      </w:pPr>
      <w:r>
        <w:rPr>
          <w:rFonts w:eastAsia="宋体" w:hAnsi="宋体" w:hint="eastAsia"/>
        </w:rPr>
        <w:t>生成</w:t>
      </w:r>
      <w:r w:rsidR="005A716F" w:rsidRPr="001957DE">
        <w:t xml:space="preserve"> lambda </w:t>
      </w:r>
      <w:r w:rsidR="005A716F" w:rsidRPr="001957DE">
        <w:rPr>
          <w:rFonts w:eastAsia="宋体" w:hAnsi="宋体" w:hint="eastAsia"/>
          <w:rPrChange w:id="77" w:author="ZHANG" w:date="2022-05-04T16:49:00Z">
            <w:rPr>
              <w:rFonts w:ascii="宋体" w:eastAsia="宋体" w:hAnsi="宋体" w:cs="宋体" w:hint="eastAsia"/>
            </w:rPr>
          </w:rPrChange>
        </w:rPr>
        <w:t>项（英文：</w:t>
      </w:r>
      <w:r w:rsidR="005A716F" w:rsidRPr="001957DE">
        <w:t>term</w:t>
      </w:r>
      <w:r w:rsidR="005A716F" w:rsidRPr="001957DE">
        <w:rPr>
          <w:rFonts w:eastAsia="宋体" w:hAnsi="宋体" w:hint="eastAsia"/>
          <w:rPrChange w:id="78" w:author="ZHANG" w:date="2022-05-04T16:49:00Z">
            <w:rPr>
              <w:rFonts w:ascii="宋体" w:eastAsia="宋体" w:hAnsi="宋体" w:cs="宋体" w:hint="eastAsia"/>
            </w:rPr>
          </w:rPrChange>
        </w:rPr>
        <w:t>）</w:t>
      </w:r>
    </w:p>
    <w:p w14:paraId="53ECF62E" w14:textId="77777777" w:rsidR="00930EE2" w:rsidRPr="001957DE" w:rsidRDefault="005A716F" w:rsidP="002A64AF">
      <w:pPr>
        <w:pStyle w:val="FirstParagraph"/>
        <w:numPr>
          <w:ilvl w:val="0"/>
          <w:numId w:val="16"/>
        </w:numPr>
        <w:spacing w:after="240"/>
        <w:ind w:firstLineChars="0"/>
      </w:pPr>
      <w:r w:rsidRPr="001957DE">
        <w:rPr>
          <w:rFonts w:eastAsia="宋体" w:hAnsi="宋体" w:hint="eastAsia"/>
          <w:rPrChange w:id="79" w:author="ZHANG" w:date="2022-05-04T16:49:00Z">
            <w:rPr>
              <w:rFonts w:ascii="宋体" w:eastAsia="宋体" w:hAnsi="宋体" w:cs="宋体" w:hint="eastAsia"/>
            </w:rPr>
          </w:rPrChange>
        </w:rPr>
        <w:t>对</w:t>
      </w:r>
      <w:r w:rsidRPr="001957DE">
        <w:t xml:space="preserve">lambda </w:t>
      </w:r>
      <w:r w:rsidRPr="001957DE">
        <w:rPr>
          <w:rFonts w:eastAsia="宋体" w:hAnsi="宋体" w:hint="eastAsia"/>
          <w:rPrChange w:id="80" w:author="ZHANG" w:date="2022-05-04T16:49:00Z">
            <w:rPr>
              <w:rFonts w:ascii="宋体" w:eastAsia="宋体" w:hAnsi="宋体" w:cs="宋体" w:hint="eastAsia"/>
            </w:rPr>
          </w:rPrChange>
        </w:rPr>
        <w:t>项执行的归约操作（英文：</w:t>
      </w:r>
      <w:r w:rsidRPr="001957DE">
        <w:t>reduction operations</w:t>
      </w:r>
      <w:r w:rsidRPr="001957DE">
        <w:rPr>
          <w:rFonts w:eastAsia="宋体" w:hAnsi="宋体" w:hint="eastAsia"/>
          <w:rPrChange w:id="81" w:author="ZHANG" w:date="2022-05-04T16:49:00Z">
            <w:rPr>
              <w:rFonts w:ascii="宋体" w:eastAsia="宋体" w:hAnsi="宋体" w:cs="宋体" w:hint="eastAsia"/>
            </w:rPr>
          </w:rPrChange>
        </w:rPr>
        <w:t>）</w:t>
      </w:r>
    </w:p>
    <w:p w14:paraId="44AD1A87" w14:textId="77777777" w:rsidR="00E701F1" w:rsidRPr="001957DE" w:rsidRDefault="00E701F1" w:rsidP="002A64AF">
      <w:pPr>
        <w:pStyle w:val="FirstParagraph"/>
        <w:spacing w:after="240"/>
        <w:ind w:firstLine="480"/>
      </w:pPr>
    </w:p>
    <w:p w14:paraId="3FDF8263" w14:textId="2DEE6021" w:rsidR="00930EE2" w:rsidRPr="001957DE" w:rsidRDefault="005A716F" w:rsidP="002A64AF">
      <w:pPr>
        <w:pStyle w:val="FirstParagraph"/>
        <w:spacing w:after="240"/>
        <w:ind w:firstLine="480"/>
      </w:pPr>
      <w:commentRangeStart w:id="82"/>
      <w:r w:rsidRPr="001957DE">
        <w:t>以下三个规则定义</w:t>
      </w:r>
      <w:r w:rsidR="00C304B8">
        <w:rPr>
          <w:rFonts w:hint="eastAsia"/>
        </w:rPr>
        <w:t>了</w:t>
      </w:r>
      <w:r w:rsidR="00C304B8">
        <w:rPr>
          <w:rFonts w:hint="eastAsia"/>
        </w:rPr>
        <w:t>lambda</w:t>
      </w:r>
      <w:r w:rsidR="00C304B8">
        <w:t xml:space="preserve"> </w:t>
      </w:r>
      <w:r w:rsidR="00C304B8">
        <w:rPr>
          <w:rFonts w:hint="eastAsia"/>
        </w:rPr>
        <w:t>项的基本形式</w:t>
      </w:r>
      <w:r w:rsidRPr="001957DE">
        <w:t>：</w:t>
      </w:r>
      <w:commentRangeEnd w:id="82"/>
      <w:r w:rsidR="001957DE" w:rsidRPr="001957DE">
        <w:rPr>
          <w:rStyle w:val="aff3"/>
          <w:rFonts w:cs="Times New Roman"/>
          <w:lang w:eastAsia="en-US"/>
        </w:rPr>
        <w:commentReference w:id="82"/>
      </w:r>
    </w:p>
    <w:p w14:paraId="7C99E588" w14:textId="7FEAFFA5" w:rsidR="004467C0" w:rsidRPr="001957DE" w:rsidRDefault="0040334C">
      <w:pPr>
        <w:pStyle w:val="aff"/>
        <w:pPrChange w:id="83" w:author="Gao chengzhi" w:date="2022-05-04T20:01:00Z">
          <w:pPr>
            <w:pStyle w:val="FirstParagraph"/>
            <w:spacing w:after="240"/>
            <w:ind w:firstLine="482"/>
          </w:pPr>
        </w:pPrChange>
      </w:pPr>
      <w:bookmarkStart w:id="84" w:name="OLE_LINK4"/>
      <w:bookmarkStart w:id="85" w:name="OLE_LINK5"/>
      <w:bookmarkStart w:id="86" w:name="OLE_LINK26"/>
      <w:r w:rsidRPr="00D46E2B">
        <w:rPr>
          <w:rFonts w:hint="eastAsia"/>
          <w:b/>
        </w:rPr>
        <w:t>表</w:t>
      </w:r>
      <w:r w:rsidR="00E10A8A" w:rsidRPr="00D46E2B">
        <w:rPr>
          <w:b/>
        </w:rPr>
        <w:t>1</w:t>
      </w:r>
      <w:r w:rsidR="00E10A8A">
        <w:t xml:space="preserve"> </w:t>
      </w:r>
      <w:r>
        <w:rPr>
          <w:rFonts w:hint="eastAsia"/>
        </w:rPr>
        <w:t>lambda演算项的定义表</w:t>
      </w:r>
    </w:p>
    <w:tbl>
      <w:tblPr>
        <w:tblStyle w:val="Table"/>
        <w:tblW w:w="5000" w:type="pct"/>
        <w:tblBorders>
          <w:top w:val="single" w:sz="4" w:space="0" w:color="auto"/>
          <w:bottom w:val="single" w:sz="12" w:space="0" w:color="auto"/>
        </w:tblBorders>
        <w:tblLook w:val="0020" w:firstRow="1" w:lastRow="0" w:firstColumn="0" w:lastColumn="0" w:noHBand="0" w:noVBand="0"/>
      </w:tblPr>
      <w:tblGrid>
        <w:gridCol w:w="873"/>
        <w:gridCol w:w="1161"/>
        <w:gridCol w:w="4356"/>
        <w:gridCol w:w="2607"/>
      </w:tblGrid>
      <w:tr w:rsidR="005750C5" w:rsidRPr="001957DE" w14:paraId="5C181B40" w14:textId="77777777" w:rsidTr="008A55C5">
        <w:trPr>
          <w:cnfStyle w:val="100000000000" w:firstRow="1" w:lastRow="0" w:firstColumn="0" w:lastColumn="0" w:oddVBand="0" w:evenVBand="0" w:oddHBand="0" w:evenHBand="0" w:firstRowFirstColumn="0" w:firstRowLastColumn="0" w:lastRowFirstColumn="0" w:lastRowLastColumn="0"/>
          <w:tblHeader/>
        </w:trPr>
        <w:tc>
          <w:tcPr>
            <w:tcW w:w="485" w:type="pct"/>
            <w:tcBorders>
              <w:top w:val="single" w:sz="4" w:space="0" w:color="auto"/>
              <w:bottom w:val="single" w:sz="4" w:space="0" w:color="auto"/>
            </w:tcBorders>
            <w:vAlign w:val="top"/>
          </w:tcPr>
          <w:bookmarkEnd w:id="84"/>
          <w:bookmarkEnd w:id="85"/>
          <w:bookmarkEnd w:id="86"/>
          <w:p w14:paraId="37077CE1" w14:textId="77777777" w:rsidR="00930EE2" w:rsidRPr="00E10A8A" w:rsidRDefault="005A716F" w:rsidP="007B2EDF">
            <w:pPr>
              <w:pStyle w:val="Compact"/>
              <w:rPr>
                <w:b/>
                <w:bCs/>
              </w:rPr>
            </w:pPr>
            <w:r w:rsidRPr="00E10A8A">
              <w:rPr>
                <w:rFonts w:hint="eastAsia"/>
                <w:b/>
                <w:bCs/>
              </w:rPr>
              <w:t>语法</w:t>
            </w:r>
          </w:p>
        </w:tc>
        <w:tc>
          <w:tcPr>
            <w:tcW w:w="645" w:type="pct"/>
            <w:tcBorders>
              <w:top w:val="single" w:sz="4" w:space="0" w:color="auto"/>
              <w:bottom w:val="single" w:sz="4" w:space="0" w:color="auto"/>
            </w:tcBorders>
            <w:vAlign w:val="top"/>
          </w:tcPr>
          <w:p w14:paraId="354EA1ED" w14:textId="77777777" w:rsidR="00930EE2" w:rsidRPr="00E10A8A" w:rsidRDefault="005A716F" w:rsidP="007B2EDF">
            <w:pPr>
              <w:pStyle w:val="Compact"/>
              <w:rPr>
                <w:b/>
                <w:bCs/>
              </w:rPr>
            </w:pPr>
            <w:r w:rsidRPr="00E10A8A">
              <w:rPr>
                <w:rFonts w:hint="eastAsia"/>
                <w:b/>
                <w:bCs/>
              </w:rPr>
              <w:t>名称</w:t>
            </w:r>
          </w:p>
        </w:tc>
        <w:tc>
          <w:tcPr>
            <w:tcW w:w="2421" w:type="pct"/>
            <w:tcBorders>
              <w:top w:val="single" w:sz="4" w:space="0" w:color="auto"/>
              <w:bottom w:val="single" w:sz="4" w:space="0" w:color="auto"/>
            </w:tcBorders>
            <w:vAlign w:val="top"/>
          </w:tcPr>
          <w:p w14:paraId="24A6C0F0" w14:textId="77777777" w:rsidR="00930EE2" w:rsidRPr="00E10A8A" w:rsidRDefault="005A716F" w:rsidP="007B2EDF">
            <w:pPr>
              <w:pStyle w:val="Compact"/>
              <w:rPr>
                <w:b/>
                <w:bCs/>
              </w:rPr>
            </w:pPr>
            <w:r w:rsidRPr="00E10A8A">
              <w:rPr>
                <w:rFonts w:hint="eastAsia"/>
                <w:b/>
                <w:bCs/>
              </w:rPr>
              <w:t>描述</w:t>
            </w:r>
          </w:p>
        </w:tc>
        <w:tc>
          <w:tcPr>
            <w:tcW w:w="1449" w:type="pct"/>
            <w:tcBorders>
              <w:top w:val="single" w:sz="4" w:space="0" w:color="auto"/>
              <w:bottom w:val="single" w:sz="4" w:space="0" w:color="auto"/>
            </w:tcBorders>
            <w:vAlign w:val="top"/>
          </w:tcPr>
          <w:p w14:paraId="2C4487BD" w14:textId="77777777" w:rsidR="00930EE2" w:rsidRPr="00E10A8A" w:rsidRDefault="005A716F" w:rsidP="007B2EDF">
            <w:pPr>
              <w:pStyle w:val="Compact"/>
              <w:rPr>
                <w:b/>
                <w:bCs/>
              </w:rPr>
            </w:pPr>
            <w:r w:rsidRPr="00E10A8A">
              <w:rPr>
                <w:rFonts w:hint="eastAsia"/>
                <w:b/>
                <w:bCs/>
              </w:rPr>
              <w:t>举例</w:t>
            </w:r>
          </w:p>
        </w:tc>
      </w:tr>
      <w:tr w:rsidR="00930EE2" w:rsidRPr="007B2EDF" w14:paraId="02F0CEEE" w14:textId="77777777" w:rsidTr="008A55C5">
        <w:tc>
          <w:tcPr>
            <w:tcW w:w="485" w:type="pct"/>
            <w:tcBorders>
              <w:top w:val="single" w:sz="4" w:space="0" w:color="auto"/>
              <w:bottom w:val="nil"/>
            </w:tcBorders>
          </w:tcPr>
          <w:p w14:paraId="23DA4BEE" w14:textId="77777777" w:rsidR="00930EE2" w:rsidRPr="007B2EDF" w:rsidRDefault="005A716F" w:rsidP="007B2EDF">
            <w:pPr>
              <w:pStyle w:val="Compact"/>
              <w:rPr>
                <w:i/>
                <w:rPrChange w:id="87" w:author="Gao chengzhi" w:date="2022-05-04T19:59:00Z">
                  <w:rPr/>
                </w:rPrChange>
              </w:rPr>
            </w:pPr>
            <w:r w:rsidRPr="007B2EDF">
              <w:rPr>
                <w:i/>
                <w:rPrChange w:id="88" w:author="Gao chengzhi" w:date="2022-05-04T19:59:00Z">
                  <w:rPr/>
                </w:rPrChange>
              </w:rPr>
              <w:t>x</w:t>
            </w:r>
          </w:p>
        </w:tc>
        <w:tc>
          <w:tcPr>
            <w:tcW w:w="645" w:type="pct"/>
            <w:tcBorders>
              <w:top w:val="single" w:sz="4" w:space="0" w:color="auto"/>
              <w:bottom w:val="nil"/>
            </w:tcBorders>
          </w:tcPr>
          <w:p w14:paraId="089FAF99" w14:textId="77777777" w:rsidR="00930EE2" w:rsidRPr="007B2EDF" w:rsidRDefault="005A716F" w:rsidP="007B2EDF">
            <w:pPr>
              <w:pStyle w:val="Compact"/>
            </w:pPr>
            <w:r w:rsidRPr="007B2EDF">
              <w:t>变量</w:t>
            </w:r>
          </w:p>
        </w:tc>
        <w:tc>
          <w:tcPr>
            <w:tcW w:w="2421" w:type="pct"/>
            <w:tcBorders>
              <w:top w:val="single" w:sz="4" w:space="0" w:color="auto"/>
              <w:bottom w:val="nil"/>
            </w:tcBorders>
          </w:tcPr>
          <w:p w14:paraId="712034A8" w14:textId="438FE7B8" w:rsidR="00930EE2" w:rsidRPr="007B2EDF" w:rsidRDefault="005A716F" w:rsidP="007B2EDF">
            <w:pPr>
              <w:pStyle w:val="Compact"/>
              <w:rPr>
                <w:lang w:eastAsia="zh-CN"/>
              </w:rPr>
            </w:pPr>
            <w:r w:rsidRPr="007B2EDF">
              <w:rPr>
                <w:lang w:eastAsia="zh-CN"/>
              </w:rPr>
              <w:t>一个变量</w:t>
            </w:r>
            <m:oMath>
              <m:r>
                <w:rPr>
                  <w:rFonts w:ascii="Cambria Math" w:hAnsi="Cambria Math"/>
                  <w:lang w:eastAsia="zh-CN"/>
                </w:rPr>
                <m:t xml:space="preserve"> x</m:t>
              </m:r>
            </m:oMath>
            <w:r w:rsidRPr="006B72C0">
              <w:rPr>
                <w:i/>
                <w:iCs/>
                <w:lang w:eastAsia="zh-CN"/>
              </w:rPr>
              <w:t xml:space="preserve"> </w:t>
            </w:r>
            <w:r w:rsidRPr="007B2EDF">
              <w:rPr>
                <w:lang w:eastAsia="zh-CN"/>
              </w:rPr>
              <w:t>本身就是一个</w:t>
            </w:r>
            <m:oMath>
              <m:r>
                <w:rPr>
                  <w:rFonts w:ascii="Cambria Math" w:hAnsi="Cambria Math"/>
                  <w:lang w:eastAsia="zh-CN"/>
                </w:rPr>
                <m:t>λ</m:t>
              </m:r>
            </m:oMath>
            <w:r w:rsidRPr="007B2EDF">
              <w:rPr>
                <w:lang w:eastAsia="zh-CN"/>
              </w:rPr>
              <w:t>项。</w:t>
            </w:r>
          </w:p>
        </w:tc>
        <w:tc>
          <w:tcPr>
            <w:tcW w:w="1449" w:type="pct"/>
            <w:tcBorders>
              <w:top w:val="single" w:sz="4" w:space="0" w:color="auto"/>
              <w:bottom w:val="nil"/>
            </w:tcBorders>
          </w:tcPr>
          <w:p w14:paraId="7B90F415" w14:textId="77777777" w:rsidR="00930EE2" w:rsidRPr="007B2EDF" w:rsidRDefault="005A716F" w:rsidP="007B2EDF">
            <w:pPr>
              <w:pStyle w:val="Compact"/>
              <w:rPr>
                <w:i/>
                <w:rPrChange w:id="89" w:author="Gao chengzhi" w:date="2022-05-04T19:59:00Z">
                  <w:rPr/>
                </w:rPrChange>
              </w:rPr>
            </w:pPr>
            <w:r w:rsidRPr="007B2EDF">
              <w:rPr>
                <w:i/>
                <w:rPrChange w:id="90" w:author="Gao chengzhi" w:date="2022-05-04T19:59:00Z">
                  <w:rPr/>
                </w:rPrChange>
              </w:rPr>
              <w:t>x</w:t>
            </w:r>
            <w:r w:rsidRPr="007B2EDF">
              <w:rPr>
                <w:rFonts w:hint="eastAsia"/>
                <w:i/>
                <w:rPrChange w:id="91" w:author="Gao chengzhi" w:date="2022-05-04T19:59:00Z">
                  <w:rPr>
                    <w:rFonts w:hint="eastAsia"/>
                  </w:rPr>
                </w:rPrChange>
              </w:rPr>
              <w:t>、</w:t>
            </w:r>
            <w:r w:rsidRPr="007B2EDF">
              <w:rPr>
                <w:i/>
                <w:rPrChange w:id="92" w:author="Gao chengzhi" w:date="2022-05-04T19:59:00Z">
                  <w:rPr/>
                </w:rPrChange>
              </w:rPr>
              <w:t>y</w:t>
            </w:r>
            <w:r w:rsidRPr="007B2EDF">
              <w:rPr>
                <w:rFonts w:hint="eastAsia"/>
                <w:i/>
                <w:rPrChange w:id="93" w:author="Gao chengzhi" w:date="2022-05-04T19:59:00Z">
                  <w:rPr>
                    <w:rFonts w:hint="eastAsia"/>
                  </w:rPr>
                </w:rPrChange>
              </w:rPr>
              <w:t>、</w:t>
            </w:r>
            <w:r w:rsidRPr="007B2EDF">
              <w:rPr>
                <w:i/>
                <w:rPrChange w:id="94" w:author="Gao chengzhi" w:date="2022-05-04T19:59:00Z">
                  <w:rPr/>
                </w:rPrChange>
              </w:rPr>
              <w:t>plus</w:t>
            </w:r>
          </w:p>
        </w:tc>
      </w:tr>
      <w:tr w:rsidR="00930EE2" w:rsidRPr="001957DE" w14:paraId="1CCA1E67" w14:textId="77777777" w:rsidTr="008A55C5">
        <w:tc>
          <w:tcPr>
            <w:tcW w:w="485" w:type="pct"/>
            <w:tcBorders>
              <w:top w:val="nil"/>
              <w:bottom w:val="nil"/>
            </w:tcBorders>
          </w:tcPr>
          <w:p w14:paraId="6B3F3954" w14:textId="69B81F8A" w:rsidR="00930EE2" w:rsidRPr="007B2EDF" w:rsidRDefault="007B2EDF" w:rsidP="007B2EDF">
            <w:pPr>
              <w:pStyle w:val="Compact"/>
              <w:rPr>
                <w:i/>
                <w:iCs/>
                <w:rPrChange w:id="95" w:author="Gao chengzhi" w:date="2022-05-04T19:59:00Z">
                  <w:rPr/>
                </w:rPrChange>
              </w:rPr>
            </w:pPr>
            <m:oMath>
              <m:r>
                <w:rPr>
                  <w:rFonts w:ascii="Cambria Math" w:hAnsi="Cambria Math"/>
                </w:rPr>
                <m:t>λ</m:t>
              </m:r>
            </m:oMath>
            <w:r w:rsidR="005A716F" w:rsidRPr="007B2EDF">
              <w:rPr>
                <w:i/>
                <w:iCs/>
                <w:rPrChange w:id="96" w:author="Gao chengzhi" w:date="2022-05-04T19:59:00Z">
                  <w:rPr/>
                </w:rPrChange>
              </w:rPr>
              <w:t>x.M</w:t>
            </w:r>
          </w:p>
        </w:tc>
        <w:tc>
          <w:tcPr>
            <w:tcW w:w="645" w:type="pct"/>
            <w:tcBorders>
              <w:top w:val="nil"/>
              <w:bottom w:val="nil"/>
            </w:tcBorders>
          </w:tcPr>
          <w:p w14:paraId="7387468C" w14:textId="77777777" w:rsidR="00930EE2" w:rsidRPr="001957DE" w:rsidRDefault="005A716F" w:rsidP="007B2EDF">
            <w:pPr>
              <w:pStyle w:val="Compact"/>
            </w:pPr>
            <w:r w:rsidRPr="001957DE">
              <w:t>函数抽象</w:t>
            </w:r>
          </w:p>
        </w:tc>
        <w:tc>
          <w:tcPr>
            <w:tcW w:w="2421" w:type="pct"/>
            <w:tcBorders>
              <w:top w:val="nil"/>
              <w:bottom w:val="nil"/>
            </w:tcBorders>
          </w:tcPr>
          <w:p w14:paraId="27AA6385" w14:textId="2461F9DC" w:rsidR="00930EE2" w:rsidRPr="006B72C0" w:rsidRDefault="006B72C0" w:rsidP="007B2EDF">
            <w:pPr>
              <w:pStyle w:val="Compact"/>
              <w:rPr>
                <w:iCs/>
                <w:lang w:eastAsia="zh-CN"/>
              </w:rPr>
            </w:pPr>
            <m:oMath>
              <m:r>
                <w:rPr>
                  <w:rFonts w:ascii="Cambria Math" w:hAnsi="Cambria Math"/>
                  <w:lang w:eastAsia="zh-CN"/>
                </w:rPr>
                <m:t>x</m:t>
              </m:r>
            </m:oMath>
            <w:r w:rsidR="005A716F" w:rsidRPr="001957DE">
              <w:rPr>
                <w:lang w:eastAsia="zh-CN"/>
              </w:rPr>
              <w:t>为变量，</w:t>
            </w:r>
            <m:oMath>
              <m:r>
                <w:rPr>
                  <w:rFonts w:ascii="Cambria Math" w:hAnsi="Cambria Math"/>
                  <w:lang w:eastAsia="zh-CN"/>
                </w:rPr>
                <m:t>M</m:t>
              </m:r>
            </m:oMath>
            <w:r w:rsidR="005A716F" w:rsidRPr="001957DE">
              <w:rPr>
                <w:lang w:eastAsia="zh-CN"/>
              </w:rPr>
              <w:t>为函数体，也是一个</w:t>
            </w:r>
            <m:oMath>
              <m:r>
                <w:rPr>
                  <w:rFonts w:ascii="Cambria Math" w:hAnsi="Cambria Math"/>
                  <w:lang w:eastAsia="zh-CN"/>
                </w:rPr>
                <m:t>λ</m:t>
              </m:r>
            </m:oMath>
            <w:r w:rsidR="005A716F" w:rsidRPr="006B72C0">
              <w:rPr>
                <w:iCs/>
                <w:lang w:eastAsia="zh-CN"/>
              </w:rPr>
              <w:t>项。</w:t>
            </w:r>
          </w:p>
        </w:tc>
        <w:tc>
          <w:tcPr>
            <w:tcW w:w="1449" w:type="pct"/>
            <w:tcBorders>
              <w:top w:val="nil"/>
              <w:bottom w:val="nil"/>
            </w:tcBorders>
          </w:tcPr>
          <w:p w14:paraId="4EB8A621" w14:textId="1329F19E" w:rsidR="00930EE2" w:rsidRPr="007B2EDF" w:rsidRDefault="007B2EDF" w:rsidP="007B2EDF">
            <w:pPr>
              <w:pStyle w:val="Compact"/>
              <w:rPr>
                <w:i/>
                <w:iCs/>
                <w:rPrChange w:id="97" w:author="Gao chengzhi" w:date="2022-05-04T19:58:00Z">
                  <w:rPr/>
                </w:rPrChange>
              </w:rPr>
            </w:pPr>
            <m:oMath>
              <m:r>
                <w:rPr>
                  <w:rFonts w:ascii="Cambria Math" w:hAnsi="Cambria Math"/>
                </w:rPr>
                <m:t>λ</m:t>
              </m:r>
            </m:oMath>
            <w:r w:rsidR="005A716F" w:rsidRPr="007B2EDF">
              <w:rPr>
                <w:i/>
                <w:iCs/>
                <w:rPrChange w:id="98" w:author="Gao chengzhi" w:date="2022-05-04T19:58:00Z">
                  <w:rPr/>
                </w:rPrChange>
              </w:rPr>
              <w:t xml:space="preserve"> x.plus x x</w:t>
            </w:r>
          </w:p>
        </w:tc>
      </w:tr>
      <w:tr w:rsidR="00930EE2" w:rsidRPr="001957DE" w14:paraId="11E37F91" w14:textId="77777777" w:rsidTr="008A55C5">
        <w:tc>
          <w:tcPr>
            <w:tcW w:w="485" w:type="pct"/>
            <w:tcBorders>
              <w:top w:val="nil"/>
              <w:bottom w:val="single" w:sz="4" w:space="0" w:color="auto"/>
            </w:tcBorders>
          </w:tcPr>
          <w:p w14:paraId="10FD03CD" w14:textId="77777777" w:rsidR="00930EE2" w:rsidRPr="007B2EDF" w:rsidRDefault="005A716F" w:rsidP="007B2EDF">
            <w:pPr>
              <w:pStyle w:val="Compact"/>
              <w:rPr>
                <w:i/>
                <w:iCs/>
                <w:rPrChange w:id="99" w:author="Gao chengzhi" w:date="2022-05-04T19:59:00Z">
                  <w:rPr/>
                </w:rPrChange>
              </w:rPr>
            </w:pPr>
            <w:r w:rsidRPr="007B2EDF">
              <w:rPr>
                <w:i/>
                <w:iCs/>
                <w:rPrChange w:id="100" w:author="Gao chengzhi" w:date="2022-05-04T19:59:00Z">
                  <w:rPr/>
                </w:rPrChange>
              </w:rPr>
              <w:t>MN</w:t>
            </w:r>
          </w:p>
        </w:tc>
        <w:tc>
          <w:tcPr>
            <w:tcW w:w="645" w:type="pct"/>
            <w:tcBorders>
              <w:top w:val="nil"/>
              <w:bottom w:val="single" w:sz="4" w:space="0" w:color="auto"/>
            </w:tcBorders>
          </w:tcPr>
          <w:p w14:paraId="558793A8" w14:textId="77777777" w:rsidR="00930EE2" w:rsidRPr="001957DE" w:rsidRDefault="005A716F" w:rsidP="007B2EDF">
            <w:pPr>
              <w:pStyle w:val="Compact"/>
            </w:pPr>
            <w:bookmarkStart w:id="101" w:name="OLE_LINK41"/>
            <w:bookmarkStart w:id="102" w:name="OLE_LINK42"/>
            <w:r w:rsidRPr="001957DE">
              <w:t>函数应用</w:t>
            </w:r>
            <w:bookmarkEnd w:id="101"/>
            <w:bookmarkEnd w:id="102"/>
          </w:p>
        </w:tc>
        <w:tc>
          <w:tcPr>
            <w:tcW w:w="2421" w:type="pct"/>
            <w:tcBorders>
              <w:top w:val="nil"/>
              <w:bottom w:val="single" w:sz="4" w:space="0" w:color="auto"/>
            </w:tcBorders>
          </w:tcPr>
          <w:p w14:paraId="4D38791C" w14:textId="716D43BA" w:rsidR="00930EE2" w:rsidRPr="001957DE" w:rsidRDefault="005A716F" w:rsidP="007B2EDF">
            <w:pPr>
              <w:pStyle w:val="Compact"/>
              <w:rPr>
                <w:lang w:eastAsia="zh-CN"/>
              </w:rPr>
            </w:pPr>
            <w:r w:rsidRPr="001957DE">
              <w:rPr>
                <w:lang w:eastAsia="zh-CN"/>
              </w:rPr>
              <w:t>如果</w:t>
            </w:r>
            <w:r w:rsidRPr="006B72C0">
              <w:rPr>
                <w:i/>
                <w:iCs/>
                <w:lang w:eastAsia="zh-CN"/>
              </w:rPr>
              <w:t xml:space="preserve"> </w:t>
            </w:r>
            <m:oMath>
              <m:r>
                <w:rPr>
                  <w:rFonts w:ascii="Cambria Math" w:hAnsi="Cambria Math"/>
                  <w:lang w:eastAsia="zh-CN"/>
                </w:rPr>
                <m:t>M</m:t>
              </m:r>
            </m:oMath>
            <w:r w:rsidRPr="006B72C0">
              <w:rPr>
                <w:i/>
                <w:iCs/>
                <w:lang w:eastAsia="zh-CN"/>
              </w:rPr>
              <w:t xml:space="preserve"> </w:t>
            </w:r>
            <w:r w:rsidRPr="001957DE">
              <w:rPr>
                <w:lang w:eastAsia="zh-CN"/>
              </w:rPr>
              <w:t>和</w:t>
            </w:r>
            <w:r w:rsidRPr="001957DE">
              <w:rPr>
                <w:lang w:eastAsia="zh-CN"/>
              </w:rPr>
              <w:t xml:space="preserve"> </w:t>
            </w:r>
            <m:oMath>
              <m:r>
                <w:rPr>
                  <w:rFonts w:ascii="Cambria Math" w:hAnsi="Cambria Math"/>
                  <w:lang w:eastAsia="zh-CN"/>
                </w:rPr>
                <m:t xml:space="preserve">N </m:t>
              </m:r>
            </m:oMath>
            <w:r w:rsidRPr="001957DE">
              <w:rPr>
                <w:lang w:eastAsia="zh-CN"/>
              </w:rPr>
              <w:t>都是</w:t>
            </w:r>
            <m:oMath>
              <m:r>
                <w:rPr>
                  <w:rFonts w:ascii="Cambria Math" w:hAnsi="Cambria Math"/>
                  <w:lang w:eastAsia="zh-CN"/>
                </w:rPr>
                <m:t>λ</m:t>
              </m:r>
            </m:oMath>
            <w:r w:rsidRPr="001957DE">
              <w:rPr>
                <w:lang w:eastAsia="zh-CN"/>
              </w:rPr>
              <w:t>项，</w:t>
            </w:r>
            <m:oMath>
              <m:r>
                <m:rPr>
                  <m:sty m:val="p"/>
                </m:rPr>
                <w:rPr>
                  <w:rFonts w:ascii="Cambria Math" w:hAnsi="Cambria Math"/>
                  <w:lang w:eastAsia="zh-CN"/>
                </w:rPr>
                <m:t xml:space="preserve"> </m:t>
              </m:r>
              <m:r>
                <w:rPr>
                  <w:rFonts w:ascii="Cambria Math" w:hAnsi="Cambria Math"/>
                  <w:lang w:eastAsia="zh-CN"/>
                </w:rPr>
                <m:t>MN</m:t>
              </m:r>
            </m:oMath>
            <w:r w:rsidRPr="001957DE">
              <w:rPr>
                <w:lang w:eastAsia="zh-CN"/>
              </w:rPr>
              <w:t>也是</w:t>
            </w:r>
            <m:oMath>
              <m:r>
                <w:rPr>
                  <w:rFonts w:ascii="Cambria Math" w:hAnsi="Cambria Math"/>
                  <w:lang w:eastAsia="zh-CN"/>
                </w:rPr>
                <m:t>λ</m:t>
              </m:r>
            </m:oMath>
            <w:r w:rsidRPr="001957DE">
              <w:rPr>
                <w:lang w:eastAsia="zh-CN"/>
              </w:rPr>
              <w:t>项。</w:t>
            </w:r>
          </w:p>
        </w:tc>
        <w:tc>
          <w:tcPr>
            <w:tcW w:w="1449" w:type="pct"/>
            <w:tcBorders>
              <w:top w:val="nil"/>
              <w:bottom w:val="single" w:sz="4" w:space="0" w:color="auto"/>
            </w:tcBorders>
          </w:tcPr>
          <w:p w14:paraId="0A8B024A" w14:textId="3D278992" w:rsidR="00930EE2" w:rsidRPr="007B2EDF" w:rsidRDefault="005A716F" w:rsidP="007B2EDF">
            <w:pPr>
              <w:pStyle w:val="Compact"/>
              <w:rPr>
                <w:i/>
                <w:iCs/>
                <w:rPrChange w:id="103" w:author="Gao chengzhi" w:date="2022-05-04T19:58:00Z">
                  <w:rPr/>
                </w:rPrChange>
              </w:rPr>
            </w:pPr>
            <w:r w:rsidRPr="007B2EDF">
              <w:rPr>
                <w:i/>
                <w:iCs/>
                <w:rPrChange w:id="104" w:author="Gao chengzhi" w:date="2022-05-04T19:58:00Z">
                  <w:rPr/>
                </w:rPrChange>
              </w:rPr>
              <w:t>(</w:t>
            </w:r>
            <m:oMath>
              <m:r>
                <w:rPr>
                  <w:rFonts w:ascii="Cambria Math" w:hAnsi="Cambria Math"/>
                </w:rPr>
                <m:t>λ</m:t>
              </m:r>
            </m:oMath>
            <w:r w:rsidRPr="007B2EDF">
              <w:rPr>
                <w:i/>
                <w:iCs/>
                <w:rPrChange w:id="105" w:author="Gao chengzhi" w:date="2022-05-04T19:58:00Z">
                  <w:rPr/>
                </w:rPrChange>
              </w:rPr>
              <w:t xml:space="preserve"> x .plus x x)y =&gt; plus y y</w:t>
            </w:r>
          </w:p>
        </w:tc>
      </w:tr>
    </w:tbl>
    <w:p w14:paraId="5FA1975E" w14:textId="77777777" w:rsidR="004467C0" w:rsidRPr="001957DE" w:rsidRDefault="004467C0" w:rsidP="002A64AF">
      <w:pPr>
        <w:pStyle w:val="FirstParagraph"/>
        <w:spacing w:after="240"/>
        <w:ind w:firstLine="480"/>
      </w:pPr>
    </w:p>
    <w:p w14:paraId="5538EC1B" w14:textId="77777777" w:rsidR="00930EE2" w:rsidRPr="001957DE" w:rsidRDefault="005A716F" w:rsidP="002A64AF">
      <w:pPr>
        <w:pStyle w:val="FirstParagraph"/>
        <w:spacing w:after="240"/>
        <w:ind w:firstLine="480"/>
      </w:pPr>
      <w:r w:rsidRPr="001957DE">
        <w:t>或者用更简洁的巴科斯范式</w:t>
      </w:r>
      <w:r w:rsidR="00941C03" w:rsidRPr="001957DE">
        <w:rPr>
          <w:rStyle w:val="ae"/>
          <w:rFonts w:cs="Times New Roman"/>
        </w:rPr>
        <w:footnoteReference w:id="5"/>
      </w:r>
      <w:r w:rsidRPr="001957DE">
        <w:t>表示为：</w:t>
      </w:r>
    </w:p>
    <w:p w14:paraId="03C6A46D" w14:textId="77777777" w:rsidR="00930EE2" w:rsidRPr="001957DE" w:rsidRDefault="00AC31FA" w:rsidP="00B42303">
      <w:pPr>
        <w:rPr>
          <w:rFonts w:ascii="Times New Roman" w:hAnsi="Times New Roman" w:cs="Times New Roman"/>
          <w:rPrChange w:id="106" w:author="ZHANG" w:date="2022-05-04T16:49:00Z">
            <w:rPr>
              <w:rFonts w:asciiTheme="minorHAnsi" w:hAnsiTheme="minorHAnsi"/>
            </w:rPr>
          </w:rPrChange>
        </w:rPr>
      </w:pPr>
      <m:oMathPara>
        <m:oMathParaPr>
          <m:jc m:val="center"/>
        </m:oMathParaPr>
        <m:oMath>
          <m:eqArr>
            <m:eqArrPr>
              <m:maxDist m:val="1"/>
              <m:ctrlPr>
                <w:rPr>
                  <w:rFonts w:ascii="Cambria Math" w:hAnsi="Cambria Math" w:cs="Times New Roman"/>
                  <w:i/>
                </w:rPr>
              </m:ctrlPr>
            </m:eqArrPr>
            <m:e>
              <m:m>
                <m:mPr>
                  <m:plcHide m:val="1"/>
                  <m:mcs>
                    <m:mc>
                      <m:mcPr>
                        <m:count m:val="3"/>
                        <m:mcJc m:val="left"/>
                      </m:mcPr>
                    </m:mc>
                  </m:mcs>
                  <m:ctrlPr>
                    <w:rPr>
                      <w:rFonts w:ascii="Cambria Math" w:hAnsi="Cambria Math" w:cs="Times New Roman"/>
                    </w:rPr>
                  </m:ctrlPr>
                </m:mPr>
                <m:mr>
                  <m:e>
                    <m:r>
                      <w:rPr>
                        <w:rFonts w:ascii="Cambria Math" w:hAnsi="Cambria Math" w:cs="Times New Roman"/>
                      </w:rPr>
                      <m:t>M</m:t>
                    </m:r>
                    <m:r>
                      <m:rPr>
                        <m:sty m:val="p"/>
                      </m:rPr>
                      <w:rPr>
                        <w:rFonts w:ascii="Cambria Math" w:hAnsi="Times New Roman" w:cs="Times New Roman"/>
                        <w:rPrChange w:id="107" w:author="ZHANG" w:date="2022-05-04T16:49:00Z">
                          <w:rPr>
                            <w:rFonts w:ascii="Cambria Math" w:hAnsi="Cambria Math"/>
                          </w:rPr>
                        </w:rPrChange>
                      </w:rPr>
                      <m:t>,</m:t>
                    </m:r>
                    <m:r>
                      <w:rPr>
                        <w:rFonts w:ascii="Cambria Math" w:hAnsi="Cambria Math" w:cs="Times New Roman"/>
                      </w:rPr>
                      <m:t>N</m:t>
                    </m:r>
                    <m:r>
                      <m:rPr>
                        <m:sty m:val="p"/>
                      </m:rPr>
                      <w:rPr>
                        <w:rFonts w:ascii="Cambria Math" w:hAnsi="Times New Roman" w:cs="Times New Roman"/>
                        <w:rPrChange w:id="108" w:author="ZHANG" w:date="2022-05-04T16:49:00Z">
                          <w:rPr>
                            <w:rFonts w:ascii="Cambria Math" w:hAnsi="Cambria Math"/>
                          </w:rPr>
                        </w:rPrChange>
                      </w:rPr>
                      <m:t>,</m:t>
                    </m:r>
                    <m:r>
                      <w:rPr>
                        <w:rFonts w:ascii="Cambria Math" w:hAnsi="Cambria Math" w:cs="Times New Roman"/>
                      </w:rPr>
                      <m:t>L</m:t>
                    </m:r>
                  </m:e>
                  <m:e/>
                  <m:e>
                    <m:r>
                      <m:rPr>
                        <m:sty m:val="p"/>
                      </m:rPr>
                      <w:rPr>
                        <w:rFonts w:ascii="Cambria Math" w:hAnsi="Times New Roman" w:cs="Times New Roman"/>
                        <w:rPrChange w:id="109" w:author="ZHANG" w:date="2022-05-04T16:49:00Z">
                          <w:rPr>
                            <w:rFonts w:ascii="Cambria Math" w:hAnsi="Cambria Math"/>
                          </w:rPr>
                        </w:rPrChange>
                      </w:rPr>
                      <m:t>=</m:t>
                    </m:r>
                    <m:r>
                      <w:rPr>
                        <w:rFonts w:ascii="Cambria Math" w:hAnsi="Cambria Math" w:cs="Times New Roman"/>
                      </w:rPr>
                      <m:t> X</m:t>
                    </m:r>
                  </m:e>
                </m:mr>
                <m:mr>
                  <m:e/>
                  <m:e/>
                  <m:e>
                    <m:r>
                      <m:rPr>
                        <m:sty m:val="p"/>
                      </m:rPr>
                      <w:rPr>
                        <w:rFonts w:ascii="Cambria Math" w:hAnsi="Times New Roman" w:cs="Times New Roman"/>
                        <w:rPrChange w:id="110" w:author="ZHANG" w:date="2022-05-04T16:49:00Z">
                          <w:rPr>
                            <w:rFonts w:ascii="Cambria Math" w:hAnsi="Cambria Math"/>
                          </w:rPr>
                        </w:rPrChange>
                      </w:rPr>
                      <m:t>|</m:t>
                    </m:r>
                    <m:r>
                      <w:rPr>
                        <w:rFonts w:ascii="Cambria Math" w:hAnsi="Cambria Math" w:cs="Times New Roman"/>
                      </w:rPr>
                      <m:t> </m:t>
                    </m:r>
                    <m:d>
                      <m:dPr>
                        <m:ctrlPr>
                          <w:rPr>
                            <w:rFonts w:ascii="Cambria Math" w:hAnsi="Cambria Math" w:cs="Times New Roman"/>
                          </w:rPr>
                        </m:ctrlPr>
                      </m:dPr>
                      <m:e>
                        <m:r>
                          <w:rPr>
                            <w:rFonts w:ascii="Cambria Math" w:hAnsi="Cambria Math" w:cs="Times New Roman"/>
                          </w:rPr>
                          <m:t>λX</m:t>
                        </m:r>
                        <m:r>
                          <m:rPr>
                            <m:sty m:val="p"/>
                          </m:rPr>
                          <w:rPr>
                            <w:rFonts w:ascii="Cambria Math" w:hAnsi="Times New Roman" w:cs="Times New Roman"/>
                            <w:rPrChange w:id="111" w:author="ZHANG" w:date="2022-05-04T16:49:00Z">
                              <w:rPr>
                                <w:rFonts w:ascii="Cambria Math" w:hAnsi="Cambria Math"/>
                              </w:rPr>
                            </w:rPrChange>
                          </w:rPr>
                          <m:t>.</m:t>
                        </m:r>
                        <m:r>
                          <w:rPr>
                            <w:rFonts w:ascii="Cambria Math" w:hAnsi="Cambria Math" w:cs="Times New Roman"/>
                          </w:rPr>
                          <m:t>M</m:t>
                        </m:r>
                      </m:e>
                    </m:d>
                  </m:e>
                </m:mr>
                <m:mr>
                  <m:e/>
                  <m:e/>
                  <m:e>
                    <m:r>
                      <m:rPr>
                        <m:sty m:val="p"/>
                      </m:rPr>
                      <w:rPr>
                        <w:rFonts w:ascii="Cambria Math" w:hAnsi="Times New Roman" w:cs="Times New Roman"/>
                        <w:rPrChange w:id="112" w:author="ZHANG" w:date="2022-05-04T16:49:00Z">
                          <w:rPr>
                            <w:rFonts w:ascii="Cambria Math" w:hAnsi="Cambria Math"/>
                          </w:rPr>
                        </w:rPrChange>
                      </w:rPr>
                      <m:t>|</m:t>
                    </m:r>
                    <m:r>
                      <w:rPr>
                        <w:rFonts w:ascii="Cambria Math" w:hAnsi="Cambria Math" w:cs="Times New Roman"/>
                      </w:rPr>
                      <m:t> </m:t>
                    </m:r>
                    <m:d>
                      <m:dPr>
                        <m:ctrlPr>
                          <w:rPr>
                            <w:rFonts w:ascii="Cambria Math" w:hAnsi="Cambria Math" w:cs="Times New Roman"/>
                          </w:rPr>
                        </m:ctrlPr>
                      </m:dPr>
                      <m:e>
                        <m:r>
                          <w:rPr>
                            <w:rFonts w:ascii="Cambria Math" w:hAnsi="Cambria Math" w:cs="Times New Roman"/>
                          </w:rPr>
                          <m:t>MN</m:t>
                        </m:r>
                      </m:e>
                    </m:d>
                  </m:e>
                </m:mr>
                <m:mr>
                  <m:e>
                    <m:r>
                      <w:rPr>
                        <w:rFonts w:ascii="Cambria Math" w:hAnsi="Cambria Math" w:cs="Times New Roman"/>
                      </w:rPr>
                      <m:t>X</m:t>
                    </m:r>
                  </m:e>
                  <m:e>
                    <m:r>
                      <m:rPr>
                        <m:sty m:val="p"/>
                      </m:rPr>
                      <w:rPr>
                        <w:rFonts w:ascii="Cambria Math" w:hAnsi="Times New Roman" w:cs="Times New Roman"/>
                        <w:rPrChange w:id="113" w:author="ZHANG" w:date="2022-05-04T16:49:00Z">
                          <w:rPr>
                            <w:rFonts w:ascii="Cambria Math" w:hAnsi="Cambria Math"/>
                          </w:rPr>
                        </w:rPrChange>
                      </w:rPr>
                      <m:t>=</m:t>
                    </m:r>
                  </m:e>
                  <m:e>
                    <m:r>
                      <m:rPr>
                        <m:nor/>
                      </m:rPr>
                      <w:rPr>
                        <w:rFonts w:cs="Times New Roman"/>
                      </w:rPr>
                      <m:t xml:space="preserve"> a variable: </m:t>
                    </m:r>
                    <m:r>
                      <w:rPr>
                        <w:rFonts w:ascii="Cambria Math" w:hAnsi="Cambria Math" w:cs="Times New Roman"/>
                      </w:rPr>
                      <m:t>x</m:t>
                    </m:r>
                    <m:r>
                      <m:rPr>
                        <m:sty m:val="p"/>
                      </m:rPr>
                      <w:rPr>
                        <w:rFonts w:ascii="Cambria Math" w:hAnsi="Times New Roman" w:cs="Times New Roman"/>
                        <w:rPrChange w:id="114" w:author="ZHANG" w:date="2022-05-04T16:49:00Z">
                          <w:rPr>
                            <w:rFonts w:ascii="Cambria Math" w:hAnsi="Cambria Math"/>
                          </w:rPr>
                        </w:rPrChange>
                      </w:rPr>
                      <m:t>,</m:t>
                    </m:r>
                    <m:r>
                      <w:rPr>
                        <w:rFonts w:ascii="Cambria Math" w:hAnsi="Cambria Math" w:cs="Times New Roman"/>
                      </w:rPr>
                      <m:t>y</m:t>
                    </m:r>
                    <m:r>
                      <m:rPr>
                        <m:sty m:val="p"/>
                      </m:rPr>
                      <w:rPr>
                        <w:rFonts w:ascii="Cambria Math" w:hAnsi="Times New Roman" w:cs="Times New Roman"/>
                        <w:rPrChange w:id="115" w:author="ZHANG" w:date="2022-05-04T16:49:00Z">
                          <w:rPr>
                            <w:rFonts w:ascii="Cambria Math" w:hAnsi="Cambria Math"/>
                          </w:rPr>
                        </w:rPrChange>
                      </w:rPr>
                      <m:t>,</m:t>
                    </m:r>
                    <m:r>
                      <m:rPr>
                        <m:sty m:val="p"/>
                      </m:rPr>
                      <w:rPr>
                        <w:rFonts w:ascii="Cambria Math" w:hAnsi="Times New Roman" w:cs="Times New Roman"/>
                        <w:rPrChange w:id="116" w:author="ZHANG" w:date="2022-05-04T16:49:00Z">
                          <w:rPr>
                            <w:rFonts w:ascii="Cambria Math" w:hAnsi="Cambria Math"/>
                          </w:rPr>
                        </w:rPrChange>
                      </w:rPr>
                      <m:t>…</m:t>
                    </m:r>
                  </m:e>
                </m:mr>
              </m:m>
              <m:r>
                <w:rPr>
                  <w:rFonts w:ascii="Cambria Math" w:hAnsi="Times New Roman" w:cs="Times New Roman"/>
                  <w:rPrChange w:id="117" w:author="ZHANG" w:date="2022-05-04T16:49:00Z">
                    <w:rPr>
                      <w:rFonts w:ascii="Cambria Math" w:hAnsi="Cambria Math"/>
                    </w:rPr>
                  </w:rPrChange>
                </w:rPr>
                <m:t>#</m:t>
              </m:r>
              <w:bookmarkStart w:id="118" w:name="OLE_LINK24"/>
              <w:bookmarkStart w:id="119" w:name="OLE_LINK25"/>
              <m:d>
                <m:dPr>
                  <m:ctrlPr>
                    <w:rPr>
                      <w:rFonts w:ascii="Cambria Math" w:hAnsi="Cambria Math" w:cs="Times New Roman"/>
                      <w:i/>
                    </w:rPr>
                  </m:ctrlPr>
                </m:dPr>
                <m:e>
                  <m:r>
                    <w:rPr>
                      <w:rFonts w:ascii="Cambria Math" w:hAnsi="Times New Roman" w:cs="Times New Roman"/>
                      <w:i/>
                      <w:rPrChange w:id="120" w:author="ZHANG" w:date="2022-05-04T16:49:00Z">
                        <w:rPr>
                          <w:rFonts w:ascii="Cambria Math" w:hAnsi="Cambria Math"/>
                          <w:i/>
                        </w:rPr>
                      </w:rPrChange>
                    </w:rPr>
                    <w:fldChar w:fldCharType="begin"/>
                  </m:r>
                  <m:r>
                    <m:rPr>
                      <m:sty m:val="p"/>
                    </m:rPr>
                    <w:rPr>
                      <w:rFonts w:ascii="Cambria Math" w:hAnsi="Times New Roman" w:cs="Times New Roman"/>
                      <w:rPrChange w:id="121" w:author="ZHANG" w:date="2022-05-04T16:49:00Z">
                        <w:rPr>
                          <w:rFonts w:ascii="Cambria Math" w:hAnsi="Cambria Math"/>
                        </w:rPr>
                      </w:rPrChange>
                    </w:rPr>
                    <m:t xml:space="preserve"> AUTONUM </m:t>
                  </m:r>
                  <m:r>
                    <w:rPr>
                      <w:rFonts w:ascii="Cambria Math" w:hAnsi="Times New Roman" w:cs="Times New Roman"/>
                      <w:i/>
                      <w:rPrChange w:id="122" w:author="ZHANG" w:date="2022-05-04T16:49:00Z">
                        <w:rPr>
                          <w:rFonts w:ascii="Cambria Math" w:hAnsi="Cambria Math"/>
                          <w:i/>
                        </w:rPr>
                      </w:rPrChange>
                    </w:rPr>
                    <w:fldChar w:fldCharType="end"/>
                  </m:r>
                </m:e>
              </m:d>
              <w:bookmarkEnd w:id="118"/>
              <w:bookmarkEnd w:id="119"/>
            </m:e>
          </m:eqArr>
        </m:oMath>
      </m:oMathPara>
    </w:p>
    <w:p w14:paraId="485EFC17" w14:textId="77777777" w:rsidR="00B77F41" w:rsidRDefault="005A716F" w:rsidP="00B77F41">
      <w:pPr>
        <w:pStyle w:val="FirstParagraph"/>
        <w:spacing w:after="240"/>
        <w:ind w:firstLine="480"/>
      </w:pPr>
      <w:r w:rsidRPr="001957DE">
        <w:t>重复上述三个规则</w:t>
      </w:r>
      <w:r w:rsidR="00B42303" w:rsidRPr="001957DE">
        <w:t>的应用</w:t>
      </w:r>
      <w:r w:rsidRPr="001957DE">
        <w:t>就可以</w:t>
      </w:r>
      <w:r w:rsidR="00B42303" w:rsidRPr="001957DE">
        <w:t>递归地</w:t>
      </w:r>
      <w:r w:rsidRPr="001957DE">
        <w:t>得到所有的</w:t>
      </w:r>
      <m:oMath>
        <m:r>
          <w:rPr>
            <w:rFonts w:ascii="Cambria Math" w:hAnsi="Cambria Math"/>
          </w:rPr>
          <m:t>λ</m:t>
        </m:r>
      </m:oMath>
      <w:r w:rsidRPr="001957DE">
        <w:t>项。</w:t>
      </w:r>
    </w:p>
    <w:p w14:paraId="1DEE5FF3" w14:textId="77777777" w:rsidR="00B77F41" w:rsidRDefault="00B77F41" w:rsidP="00B77F41">
      <w:pPr>
        <w:pStyle w:val="FirstParagraph"/>
        <w:spacing w:after="240"/>
        <w:ind w:firstLine="480"/>
      </w:pPr>
    </w:p>
    <w:p w14:paraId="2D8CF19E" w14:textId="7ECD1D6A" w:rsidR="00930EE2" w:rsidRDefault="005A716F" w:rsidP="00B77F41">
      <w:pPr>
        <w:pStyle w:val="FirstParagraph"/>
        <w:spacing w:after="240"/>
        <w:ind w:firstLine="480"/>
      </w:pPr>
      <w:r w:rsidRPr="001957DE">
        <w:t xml:space="preserve">Lambda </w:t>
      </w:r>
      <w:r w:rsidRPr="001957DE">
        <w:t>的规约操作有两种：</w:t>
      </w:r>
    </w:p>
    <w:p w14:paraId="6159CF03" w14:textId="1B0B5759" w:rsidR="0040334C" w:rsidRPr="001957DE" w:rsidRDefault="0040334C">
      <w:pPr>
        <w:pStyle w:val="aff"/>
        <w:pPrChange w:id="123" w:author="Gao chengzhi" w:date="2022-05-04T20:06:00Z">
          <w:pPr>
            <w:pStyle w:val="FirstParagraph"/>
            <w:spacing w:after="240"/>
            <w:ind w:firstLine="482"/>
          </w:pPr>
        </w:pPrChange>
      </w:pPr>
      <w:bookmarkStart w:id="124" w:name="OLE_LINK20"/>
      <w:bookmarkStart w:id="125" w:name="OLE_LINK21"/>
      <w:r w:rsidRPr="00D46E2B">
        <w:rPr>
          <w:rFonts w:hint="eastAsia"/>
          <w:b/>
        </w:rPr>
        <w:t>表</w:t>
      </w:r>
      <w:r w:rsidR="00E10A8A" w:rsidRPr="00D46E2B">
        <w:rPr>
          <w:b/>
        </w:rPr>
        <w:t>2</w:t>
      </w:r>
      <w:r w:rsidR="00E10A8A">
        <w:t xml:space="preserve"> </w:t>
      </w:r>
      <w:r>
        <w:rPr>
          <w:rFonts w:hint="eastAsia"/>
        </w:rPr>
        <w:t>lambda</w:t>
      </w:r>
      <w:r w:rsidR="00182CC9">
        <w:rPr>
          <w:rFonts w:hint="eastAsia"/>
        </w:rPr>
        <w:t>演算</w:t>
      </w:r>
      <w:r>
        <w:rPr>
          <w:rFonts w:hint="eastAsia"/>
        </w:rPr>
        <w:t>规约操作的定义表</w:t>
      </w:r>
    </w:p>
    <w:tbl>
      <w:tblPr>
        <w:tblStyle w:val="Table"/>
        <w:tblW w:w="0" w:type="auto"/>
        <w:tblBorders>
          <w:top w:val="single" w:sz="6" w:space="0" w:color="auto"/>
          <w:bottom w:val="single" w:sz="6" w:space="0" w:color="auto"/>
        </w:tblBorders>
        <w:tblLayout w:type="fixed"/>
        <w:tblLook w:val="0020" w:firstRow="1" w:lastRow="0" w:firstColumn="0" w:lastColumn="0" w:noHBand="0" w:noVBand="0"/>
      </w:tblPr>
      <w:tblGrid>
        <w:gridCol w:w="2410"/>
        <w:gridCol w:w="992"/>
        <w:gridCol w:w="5076"/>
      </w:tblGrid>
      <w:tr w:rsidR="00930EE2" w:rsidRPr="001957DE" w14:paraId="494A3A28" w14:textId="77777777" w:rsidTr="00E43248">
        <w:trPr>
          <w:cnfStyle w:val="100000000000" w:firstRow="1" w:lastRow="0" w:firstColumn="0" w:lastColumn="0" w:oddVBand="0" w:evenVBand="0" w:oddHBand="0" w:evenHBand="0" w:firstRowFirstColumn="0" w:firstRowLastColumn="0" w:lastRowFirstColumn="0" w:lastRowLastColumn="0"/>
          <w:tblHeader/>
        </w:trPr>
        <w:tc>
          <w:tcPr>
            <w:tcW w:w="2410" w:type="dxa"/>
            <w:tcBorders>
              <w:top w:val="single" w:sz="6" w:space="0" w:color="auto"/>
              <w:bottom w:val="single" w:sz="6" w:space="0" w:color="auto"/>
            </w:tcBorders>
          </w:tcPr>
          <w:bookmarkEnd w:id="124"/>
          <w:bookmarkEnd w:id="125"/>
          <w:p w14:paraId="131E0302" w14:textId="77777777" w:rsidR="00930EE2" w:rsidRPr="0040334C" w:rsidRDefault="005A716F" w:rsidP="007B2EDF">
            <w:pPr>
              <w:pStyle w:val="Compact"/>
              <w:rPr>
                <w:b/>
                <w:bCs/>
                <w:rPrChange w:id="126" w:author="Gao chengzhi" w:date="2022-05-04T20:04:00Z">
                  <w:rPr/>
                </w:rPrChange>
              </w:rPr>
            </w:pPr>
            <w:r w:rsidRPr="0040334C">
              <w:rPr>
                <w:rFonts w:hint="eastAsia"/>
                <w:b/>
                <w:bCs/>
                <w:rPrChange w:id="127" w:author="Gao chengzhi" w:date="2022-05-04T20:04:00Z">
                  <w:rPr>
                    <w:rFonts w:hint="eastAsia"/>
                  </w:rPr>
                </w:rPrChange>
              </w:rPr>
              <w:t>操作</w:t>
            </w:r>
          </w:p>
        </w:tc>
        <w:tc>
          <w:tcPr>
            <w:tcW w:w="992" w:type="dxa"/>
            <w:tcBorders>
              <w:top w:val="single" w:sz="6" w:space="0" w:color="auto"/>
              <w:bottom w:val="single" w:sz="6" w:space="0" w:color="auto"/>
            </w:tcBorders>
          </w:tcPr>
          <w:p w14:paraId="01661795" w14:textId="77777777" w:rsidR="00930EE2" w:rsidRPr="0040334C" w:rsidRDefault="005A716F" w:rsidP="007B2EDF">
            <w:pPr>
              <w:pStyle w:val="Compact"/>
              <w:rPr>
                <w:b/>
                <w:bCs/>
                <w:rPrChange w:id="128" w:author="Gao chengzhi" w:date="2022-05-04T20:04:00Z">
                  <w:rPr/>
                </w:rPrChange>
              </w:rPr>
            </w:pPr>
            <w:r w:rsidRPr="0040334C">
              <w:rPr>
                <w:rFonts w:hint="eastAsia"/>
                <w:b/>
                <w:bCs/>
                <w:rPrChange w:id="129" w:author="Gao chengzhi" w:date="2022-05-04T20:04:00Z">
                  <w:rPr>
                    <w:rFonts w:hint="eastAsia"/>
                  </w:rPr>
                </w:rPrChange>
              </w:rPr>
              <w:t>名称</w:t>
            </w:r>
          </w:p>
        </w:tc>
        <w:tc>
          <w:tcPr>
            <w:tcW w:w="5076" w:type="dxa"/>
            <w:tcBorders>
              <w:top w:val="single" w:sz="6" w:space="0" w:color="auto"/>
              <w:bottom w:val="single" w:sz="6" w:space="0" w:color="auto"/>
            </w:tcBorders>
          </w:tcPr>
          <w:p w14:paraId="44A356EA" w14:textId="77777777" w:rsidR="00930EE2" w:rsidRPr="0040334C" w:rsidRDefault="005A716F" w:rsidP="007B2EDF">
            <w:pPr>
              <w:pStyle w:val="Compact"/>
              <w:rPr>
                <w:b/>
                <w:bCs/>
                <w:rPrChange w:id="130" w:author="Gao chengzhi" w:date="2022-05-04T20:04:00Z">
                  <w:rPr/>
                </w:rPrChange>
              </w:rPr>
            </w:pPr>
            <w:r w:rsidRPr="0040334C">
              <w:rPr>
                <w:rFonts w:hint="eastAsia"/>
                <w:b/>
                <w:bCs/>
                <w:rPrChange w:id="131" w:author="Gao chengzhi" w:date="2022-05-04T20:04:00Z">
                  <w:rPr>
                    <w:rFonts w:hint="eastAsia"/>
                  </w:rPr>
                </w:rPrChange>
              </w:rPr>
              <w:t>描述</w:t>
            </w:r>
          </w:p>
        </w:tc>
      </w:tr>
      <w:tr w:rsidR="00930EE2" w:rsidRPr="001957DE" w14:paraId="1FAD3C1F" w14:textId="77777777" w:rsidTr="00E43248">
        <w:tc>
          <w:tcPr>
            <w:tcW w:w="2410" w:type="dxa"/>
            <w:tcBorders>
              <w:top w:val="single" w:sz="6" w:space="0" w:color="auto"/>
            </w:tcBorders>
          </w:tcPr>
          <w:p w14:paraId="3FA5EC18" w14:textId="63F41E18" w:rsidR="00930EE2" w:rsidRPr="00E10A8A" w:rsidRDefault="005A716F" w:rsidP="007B2EDF">
            <w:pPr>
              <w:pStyle w:val="Compact"/>
              <w:rPr>
                <w:i/>
                <w:iCs/>
              </w:rPr>
            </w:pPr>
            <w:r w:rsidRPr="00E10A8A">
              <w:rPr>
                <w:i/>
                <w:iCs/>
              </w:rPr>
              <w:t>(</w:t>
            </w:r>
            <m:oMath>
              <m:r>
                <w:rPr>
                  <w:rFonts w:ascii="Cambria Math" w:hAnsi="Cambria Math"/>
                </w:rPr>
                <m:t>λ</m:t>
              </m:r>
            </m:oMath>
            <w:r w:rsidRPr="00E10A8A">
              <w:rPr>
                <w:i/>
                <w:iCs/>
              </w:rPr>
              <w:t xml:space="preserve"> x.M[x]) -&gt; (</w:t>
            </w:r>
            <m:oMath>
              <m:r>
                <w:rPr>
                  <w:rFonts w:ascii="Cambria Math" w:hAnsi="Cambria Math"/>
                </w:rPr>
                <m:t>λ</m:t>
              </m:r>
            </m:oMath>
            <w:r w:rsidRPr="00E10A8A">
              <w:rPr>
                <w:i/>
                <w:iCs/>
              </w:rPr>
              <w:t xml:space="preserve"> y.M[y])</w:t>
            </w:r>
          </w:p>
        </w:tc>
        <w:tc>
          <w:tcPr>
            <w:tcW w:w="992" w:type="dxa"/>
            <w:tcBorders>
              <w:top w:val="single" w:sz="6" w:space="0" w:color="auto"/>
            </w:tcBorders>
          </w:tcPr>
          <w:p w14:paraId="5B5F2D35" w14:textId="7B0F52A1" w:rsidR="00930EE2" w:rsidRPr="001957DE" w:rsidRDefault="00E10A8A" w:rsidP="007B2EDF">
            <w:pPr>
              <w:pStyle w:val="Compact"/>
            </w:pPr>
            <m:oMath>
              <m:r>
                <w:rPr>
                  <w:rFonts w:ascii="Cambria Math" w:hAnsi="Cambria Math" w:cs="Times New Roman"/>
                </w:rPr>
                <m:t>α</m:t>
              </m:r>
            </m:oMath>
            <w:r w:rsidR="005A716F" w:rsidRPr="001957DE">
              <w:rPr>
                <w:rFonts w:hAnsi="宋体" w:hint="eastAsia"/>
                <w:rPrChange w:id="132" w:author="ZHANG" w:date="2022-05-04T16:49:00Z">
                  <w:rPr>
                    <w:rFonts w:ascii="宋体" w:hAnsi="宋体" w:cs="宋体" w:hint="eastAsia"/>
                  </w:rPr>
                </w:rPrChange>
              </w:rPr>
              <w:t>转换</w:t>
            </w:r>
          </w:p>
        </w:tc>
        <w:tc>
          <w:tcPr>
            <w:tcW w:w="5076" w:type="dxa"/>
            <w:tcBorders>
              <w:top w:val="single" w:sz="6" w:space="0" w:color="auto"/>
            </w:tcBorders>
          </w:tcPr>
          <w:p w14:paraId="6D5637F2" w14:textId="77777777" w:rsidR="00930EE2" w:rsidRPr="001957DE" w:rsidRDefault="005A716F" w:rsidP="007B2EDF">
            <w:pPr>
              <w:pStyle w:val="Compact"/>
              <w:rPr>
                <w:lang w:eastAsia="zh-CN"/>
              </w:rPr>
            </w:pPr>
            <w:r w:rsidRPr="001957DE">
              <w:rPr>
                <w:lang w:eastAsia="zh-CN"/>
              </w:rPr>
              <w:t>重命名表达式中的绑定变量，用于防止命名冲突。</w:t>
            </w:r>
          </w:p>
        </w:tc>
      </w:tr>
      <w:tr w:rsidR="00930EE2" w:rsidRPr="001957DE" w14:paraId="6E1491A1" w14:textId="77777777" w:rsidTr="00E43248">
        <w:tc>
          <w:tcPr>
            <w:tcW w:w="2410" w:type="dxa"/>
          </w:tcPr>
          <w:p w14:paraId="53E838D1" w14:textId="187C4876" w:rsidR="00930EE2" w:rsidRPr="00E10A8A" w:rsidRDefault="005A716F" w:rsidP="007B2EDF">
            <w:pPr>
              <w:pStyle w:val="Compact"/>
              <w:rPr>
                <w:i/>
                <w:iCs/>
              </w:rPr>
            </w:pPr>
            <w:r w:rsidRPr="00E10A8A">
              <w:rPr>
                <w:i/>
                <w:iCs/>
              </w:rPr>
              <w:t>((</w:t>
            </w:r>
            <m:oMath>
              <m:r>
                <w:rPr>
                  <w:rFonts w:ascii="Cambria Math" w:hAnsi="Cambria Math"/>
                </w:rPr>
                <m:t>λ</m:t>
              </m:r>
            </m:oMath>
            <w:r w:rsidRPr="00E10A8A">
              <w:rPr>
                <w:i/>
                <w:iCs/>
              </w:rPr>
              <w:t xml:space="preserve"> x.M) E) -&gt; (M[x:=E])</w:t>
            </w:r>
          </w:p>
        </w:tc>
        <w:tc>
          <w:tcPr>
            <w:tcW w:w="992" w:type="dxa"/>
          </w:tcPr>
          <w:p w14:paraId="0ED895AD" w14:textId="2DA51E87" w:rsidR="00930EE2" w:rsidRPr="001957DE" w:rsidRDefault="00E10A8A" w:rsidP="007B2EDF">
            <w:pPr>
              <w:pStyle w:val="Compact"/>
            </w:pPr>
            <m:oMath>
              <m:r>
                <w:rPr>
                  <w:rFonts w:ascii="Cambria Math" w:hAnsi="Cambria Math" w:cs="Times New Roman"/>
                </w:rPr>
                <m:t>β</m:t>
              </m:r>
            </m:oMath>
            <w:r w:rsidR="005A716F" w:rsidRPr="001957DE">
              <w:rPr>
                <w:rFonts w:hAnsi="宋体" w:hint="eastAsia"/>
                <w:rPrChange w:id="133" w:author="ZHANG" w:date="2022-05-04T16:49:00Z">
                  <w:rPr>
                    <w:rFonts w:ascii="宋体" w:hAnsi="宋体" w:cs="宋体" w:hint="eastAsia"/>
                  </w:rPr>
                </w:rPrChange>
              </w:rPr>
              <w:t>规约</w:t>
            </w:r>
          </w:p>
        </w:tc>
        <w:tc>
          <w:tcPr>
            <w:tcW w:w="5076" w:type="dxa"/>
          </w:tcPr>
          <w:p w14:paraId="25F2C8F8" w14:textId="77777777" w:rsidR="00930EE2" w:rsidRPr="001957DE" w:rsidRDefault="005A716F" w:rsidP="007B2EDF">
            <w:pPr>
              <w:pStyle w:val="Compact"/>
              <w:rPr>
                <w:lang w:eastAsia="zh-CN"/>
              </w:rPr>
            </w:pPr>
            <w:r w:rsidRPr="001957DE">
              <w:rPr>
                <w:lang w:eastAsia="zh-CN"/>
              </w:rPr>
              <w:t>用参数替换表达式中函数抽象（</w:t>
            </w:r>
            <w:r w:rsidRPr="006B72C0">
              <w:rPr>
                <w:rFonts w:cs="Times New Roman"/>
                <w:i/>
                <w:iCs/>
                <w:lang w:eastAsia="zh-CN"/>
              </w:rPr>
              <w:t>M</w:t>
            </w:r>
            <w:r w:rsidRPr="001957DE">
              <w:rPr>
                <w:lang w:eastAsia="zh-CN"/>
              </w:rPr>
              <w:t>）中的绑定变量。</w:t>
            </w:r>
          </w:p>
        </w:tc>
      </w:tr>
    </w:tbl>
    <w:p w14:paraId="2623CEE4" w14:textId="77777777" w:rsidR="00E43248" w:rsidRPr="001957DE" w:rsidRDefault="00E43248" w:rsidP="002A64AF">
      <w:pPr>
        <w:pStyle w:val="FirstParagraph"/>
        <w:spacing w:after="240"/>
        <w:ind w:firstLine="480"/>
      </w:pPr>
    </w:p>
    <w:p w14:paraId="46C4CEFA" w14:textId="7B4DCD7F" w:rsidR="00E17588" w:rsidRPr="001957DE" w:rsidRDefault="005A716F" w:rsidP="002A64AF">
      <w:pPr>
        <w:pStyle w:val="FirstParagraph"/>
        <w:spacing w:after="240"/>
        <w:ind w:firstLine="480"/>
      </w:pPr>
      <w:r w:rsidRPr="001957DE">
        <w:t>如果能避免命名冲突（例如本文在解释器的实现中做到的那样），那么</w:t>
      </w:r>
      <m:oMath>
        <m:r>
          <w:rPr>
            <w:rFonts w:ascii="Cambria Math" w:hAnsi="Cambria Math"/>
          </w:rPr>
          <m:t>α</m:t>
        </m:r>
      </m:oMath>
      <w:r w:rsidRPr="001957DE">
        <w:t>转换就不是必须的。而不断运用</w:t>
      </w:r>
      <m:oMath>
        <m:r>
          <w:rPr>
            <w:rFonts w:ascii="Cambria Math" w:hAnsi="Cambria Math"/>
          </w:rPr>
          <m:t>β</m:t>
        </m:r>
      </m:oMath>
      <w:r w:rsidRPr="001957DE">
        <w:t>规约所得到的最终结果将是一个</w:t>
      </w:r>
      <m:oMath>
        <m:r>
          <w:rPr>
            <w:rFonts w:ascii="Cambria Math" w:hAnsi="Cambria Math"/>
          </w:rPr>
          <m:t>β</m:t>
        </m:r>
      </m:oMath>
      <w:r w:rsidRPr="001957DE">
        <w:t>规范型，这种情况下将不能再进行规约操作。</w:t>
      </w:r>
    </w:p>
    <w:p w14:paraId="074537F9" w14:textId="77777777" w:rsidR="00930EE2" w:rsidRPr="001957DE" w:rsidRDefault="005A716F" w:rsidP="002A64AF">
      <w:pPr>
        <w:pStyle w:val="FirstParagraph"/>
        <w:spacing w:after="240"/>
        <w:ind w:firstLine="480"/>
      </w:pPr>
      <w:r w:rsidRPr="001957DE">
        <w:t xml:space="preserve">Lambda </w:t>
      </w:r>
      <w:r w:rsidRPr="001957DE">
        <w:t>演算是图灵完备的，这意味着它有着和一般的计算机语言相当的表达能力，但却是用</w:t>
      </w:r>
      <w:r w:rsidRPr="001957DE">
        <w:t xml:space="preserve">lambda </w:t>
      </w:r>
      <w:r w:rsidRPr="001957DE">
        <w:t>自身的编码形式。以下使用布尔代数的实例具体阐述</w:t>
      </w:r>
      <w:r w:rsidRPr="001957DE">
        <w:t xml:space="preserve">lambda </w:t>
      </w:r>
      <w:r w:rsidRPr="001957DE">
        <w:t>演算是如何编码运算的</w:t>
      </w:r>
      <w:r w:rsidR="00B42303" w:rsidRPr="001957DE">
        <w:t>：</w:t>
      </w:r>
    </w:p>
    <w:p w14:paraId="0580F532" w14:textId="77777777" w:rsidR="00B42303" w:rsidRPr="001957DE" w:rsidRDefault="00B42303" w:rsidP="002A64AF">
      <w:pPr>
        <w:pStyle w:val="FirstParagraph"/>
        <w:spacing w:after="240"/>
        <w:ind w:firstLine="480"/>
      </w:pPr>
    </w:p>
    <w:p w14:paraId="3F4B394F" w14:textId="1850DD51" w:rsidR="00930EE2" w:rsidRPr="001957DE" w:rsidRDefault="005A716F" w:rsidP="002A64AF">
      <w:pPr>
        <w:pStyle w:val="FirstParagraph"/>
        <w:spacing w:after="240"/>
        <w:ind w:firstLine="480"/>
      </w:pPr>
      <w:r w:rsidRPr="001957DE">
        <w:t>布尔代数是一组元素（通常为两个，</w:t>
      </w:r>
      <w:r w:rsidRPr="001957DE">
        <w:t>“TRUE”</w:t>
      </w:r>
      <w:r w:rsidRPr="001957DE">
        <w:t>与</w:t>
      </w:r>
      <w:r w:rsidRPr="001957DE">
        <w:t>“FALSE”</w:t>
      </w:r>
      <w:r w:rsidRPr="001957DE">
        <w:t>）和在这些元素上的运算（通常为与、或、非）。在</w:t>
      </w:r>
      <w:r w:rsidRPr="001957DE">
        <w:t xml:space="preserve">lambda </w:t>
      </w:r>
      <w:r w:rsidRPr="001957DE">
        <w:t>演算中，</w:t>
      </w:r>
      <w:r w:rsidRPr="001957DE">
        <w:t xml:space="preserve">“TRUE” </w:t>
      </w:r>
      <w:r w:rsidRPr="001957DE">
        <w:t>被编码为接受两个参数并返回第一个，而</w:t>
      </w:r>
      <w:r w:rsidRPr="001957DE">
        <w:t>“FALSE”</w:t>
      </w:r>
      <w:r w:rsidRPr="001957DE">
        <w:t>则是接受两个参数并返回第二个</w:t>
      </w:r>
      <w:r w:rsidR="00C304B8" w:rsidRPr="0078007E">
        <w:rPr>
          <w:rFonts w:hint="eastAsia"/>
          <w:vertAlign w:val="superscript"/>
        </w:rPr>
        <w:t>[</w:t>
      </w:r>
      <w:r w:rsidR="0078007E" w:rsidRPr="0078007E">
        <w:rPr>
          <w:vertAlign w:val="superscript"/>
        </w:rPr>
        <w:t>3</w:t>
      </w:r>
      <w:r w:rsidR="00C304B8" w:rsidRPr="0078007E">
        <w:rPr>
          <w:vertAlign w:val="superscript"/>
        </w:rPr>
        <w:t>]</w:t>
      </w:r>
      <w:r w:rsidR="0078007E">
        <w:rPr>
          <w:rFonts w:hint="eastAsia"/>
        </w:rPr>
        <w:t>，</w:t>
      </w:r>
      <w:r w:rsidRPr="001957DE">
        <w:t>具体来说就是：</w:t>
      </w:r>
    </w:p>
    <w:bookmarkStart w:id="134" w:name="OLE_LINK22"/>
    <w:bookmarkStart w:id="135" w:name="OLE_LINK23"/>
    <w:bookmarkStart w:id="136" w:name="OLE_LINK55"/>
    <w:bookmarkStart w:id="137" w:name="OLE_LINK56"/>
    <w:p w14:paraId="43E263BD" w14:textId="77777777" w:rsidR="007436D6" w:rsidRPr="001957DE" w:rsidRDefault="00AC31FA" w:rsidP="007436D6">
      <w:pPr>
        <w:pStyle w:val="a0"/>
        <w:ind w:firstLine="480"/>
        <w:rPr>
          <w:rFonts w:cs="Times New Roman"/>
          <w:lang w:eastAsia="zh-CN"/>
        </w:rPr>
      </w:pPr>
      <m:oMathPara>
        <m:oMath>
          <m:eqArr>
            <m:eqArrPr>
              <m:maxDist m:val="1"/>
              <m:ctrlPr>
                <w:rPr>
                  <w:rFonts w:ascii="Cambria Math" w:hAnsi="Cambria Math" w:cs="Times New Roman"/>
                  <w:i/>
                  <w:lang w:eastAsia="zh-CN"/>
                </w:rPr>
              </m:ctrlPr>
            </m:eqArrPr>
            <m:e>
              <m:r>
                <w:rPr>
                  <w:rFonts w:ascii="Cambria Math" w:hAnsi="Cambria Math" w:cs="Times New Roman"/>
                  <w:lang w:eastAsia="zh-CN"/>
                </w:rPr>
                <m:t>TRUE</m:t>
              </m:r>
              <m:r>
                <m:rPr>
                  <m:sty m:val="p"/>
                </m:rPr>
                <w:rPr>
                  <w:rFonts w:ascii="Cambria Math" w:hAnsi="Cambria Math" w:cs="Times New Roman"/>
                  <w:lang w:eastAsia="zh-CN"/>
                </w:rPr>
                <m:t> </m:t>
              </m:r>
              <m:r>
                <w:rPr>
                  <w:rFonts w:hAnsi="Cambria Math" w:cs="Times New Roman"/>
                  <w:lang w:eastAsia="zh-CN"/>
                  <w:rPrChange w:id="138" w:author="ZHANG" w:date="2022-05-04T16:49:00Z">
                    <w:rPr>
                      <w:rFonts w:ascii="Cambria Math" w:hAnsi="Cambria Math"/>
                      <w:lang w:eastAsia="zh-CN"/>
                    </w:rPr>
                  </w:rPrChange>
                </w:rPr>
                <m:t>≔</m:t>
              </m:r>
              <m:r>
                <m:rPr>
                  <m:sty m:val="p"/>
                </m:rPr>
                <w:rPr>
                  <w:rFonts w:ascii="Cambria Math" w:hAnsi="Cambria Math" w:cs="Times New Roman"/>
                  <w:lang w:eastAsia="zh-CN"/>
                </w:rPr>
                <m:t> </m:t>
              </m:r>
              <m:r>
                <w:rPr>
                  <w:rFonts w:ascii="Cambria Math" w:hAnsi="Cambria Math" w:cs="Times New Roman"/>
                  <w:lang w:eastAsia="zh-CN"/>
                </w:rPr>
                <m:t>λx</m:t>
              </m:r>
              <m:r>
                <w:rPr>
                  <w:rFonts w:ascii="Cambria Math" w:cs="Times New Roman"/>
                  <w:lang w:eastAsia="zh-CN"/>
                  <w:rPrChange w:id="139" w:author="ZHANG" w:date="2022-05-04T16:49:00Z">
                    <w:rPr>
                      <w:rFonts w:ascii="Cambria Math" w:hAnsi="Cambria Math"/>
                      <w:lang w:eastAsia="zh-CN"/>
                    </w:rPr>
                  </w:rPrChange>
                </w:rPr>
                <m:t>.</m:t>
              </m:r>
              <m:r>
                <w:rPr>
                  <w:rFonts w:ascii="Cambria Math" w:hAnsi="Cambria Math" w:cs="Times New Roman"/>
                  <w:lang w:eastAsia="zh-CN"/>
                </w:rPr>
                <m:t>λy</m:t>
              </m:r>
              <m:r>
                <w:rPr>
                  <w:rFonts w:ascii="Cambria Math" w:cs="Times New Roman"/>
                  <w:lang w:eastAsia="zh-CN"/>
                  <w:rPrChange w:id="140" w:author="ZHANG" w:date="2022-05-04T16:49:00Z">
                    <w:rPr>
                      <w:rFonts w:ascii="Cambria Math" w:hAnsi="Cambria Math"/>
                      <w:lang w:eastAsia="zh-CN"/>
                    </w:rPr>
                  </w:rPrChange>
                </w:rPr>
                <m:t>.</m:t>
              </m:r>
              <m:r>
                <w:rPr>
                  <w:rFonts w:ascii="Cambria Math" w:hAnsi="Cambria Math" w:cs="Times New Roman"/>
                  <w:lang w:eastAsia="zh-CN"/>
                </w:rPr>
                <m:t>x</m:t>
              </m:r>
              <m:r>
                <w:rPr>
                  <w:rFonts w:ascii="Cambria Math" w:cs="Times New Roman"/>
                  <w:lang w:eastAsia="zh-CN"/>
                  <w:rPrChange w:id="141" w:author="ZHANG" w:date="2022-05-04T16:49:00Z">
                    <w:rPr>
                      <w:rFonts w:ascii="Cambria Math" w:hAnsi="Cambria Math"/>
                      <w:lang w:eastAsia="zh-CN"/>
                    </w:rPr>
                  </w:rPrChange>
                </w:rPr>
                <m:t>#</m:t>
              </m:r>
              <m:d>
                <m:dPr>
                  <m:ctrlPr>
                    <w:rPr>
                      <w:rFonts w:ascii="Cambria Math" w:hAnsi="Cambria Math" w:cs="Times New Roman"/>
                      <w:i/>
                    </w:rPr>
                  </m:ctrlPr>
                </m:dPr>
                <m:e>
                  <m:r>
                    <w:rPr>
                      <w:rFonts w:ascii="Cambria Math" w:cs="Times New Roman"/>
                      <w:i/>
                      <w:rPrChange w:id="142" w:author="ZHANG" w:date="2022-05-04T16:49:00Z">
                        <w:rPr>
                          <w:rFonts w:ascii="Cambria Math" w:hAnsi="Cambria Math"/>
                          <w:i/>
                        </w:rPr>
                      </w:rPrChange>
                    </w:rPr>
                    <w:fldChar w:fldCharType="begin"/>
                  </m:r>
                  <m:r>
                    <m:rPr>
                      <m:sty m:val="p"/>
                    </m:rPr>
                    <w:rPr>
                      <w:rFonts w:ascii="Cambria Math" w:cs="Times New Roman"/>
                      <w:rPrChange w:id="143" w:author="ZHANG" w:date="2022-05-04T16:49:00Z">
                        <w:rPr>
                          <w:rFonts w:ascii="Cambria Math" w:hAnsi="Cambria Math"/>
                        </w:rPr>
                      </w:rPrChange>
                    </w:rPr>
                    <m:t xml:space="preserve"> AUTONUM </m:t>
                  </m:r>
                  <m:r>
                    <w:rPr>
                      <w:rFonts w:ascii="Cambria Math" w:cs="Times New Roman"/>
                      <w:i/>
                      <w:rPrChange w:id="144" w:author="ZHANG" w:date="2022-05-04T16:49:00Z">
                        <w:rPr>
                          <w:rFonts w:ascii="Cambria Math" w:hAnsi="Cambria Math"/>
                          <w:i/>
                        </w:rPr>
                      </w:rPrChange>
                    </w:rPr>
                    <w:fldChar w:fldCharType="end"/>
                  </m:r>
                </m:e>
              </m:d>
            </m:e>
          </m:eqArr>
        </m:oMath>
      </m:oMathPara>
    </w:p>
    <w:bookmarkEnd w:id="134"/>
    <w:bookmarkEnd w:id="135"/>
    <w:p w14:paraId="5F1933E8" w14:textId="77777777" w:rsidR="002C72D0" w:rsidRPr="001957DE" w:rsidRDefault="00AC31FA" w:rsidP="007436D6">
      <w:pPr>
        <w:pStyle w:val="a0"/>
        <w:ind w:firstLine="480"/>
        <w:rPr>
          <w:rFonts w:cs="Times New Roman"/>
          <w:lang w:eastAsia="zh-CN"/>
        </w:rPr>
      </w:pPr>
      <m:oMathPara>
        <m:oMath>
          <m:eqArr>
            <m:eqArrPr>
              <m:maxDist m:val="1"/>
              <m:ctrlPr>
                <w:rPr>
                  <w:rFonts w:ascii="Cambria Math" w:hAnsi="Cambria Math" w:cs="Times New Roman"/>
                  <w:i/>
                  <w:lang w:eastAsia="zh-CN"/>
                </w:rPr>
              </m:ctrlPr>
            </m:eqArrPr>
            <m:e>
              <m:r>
                <w:rPr>
                  <w:rFonts w:ascii="Cambria Math" w:hAnsi="Cambria Math" w:cs="Times New Roman"/>
                  <w:lang w:eastAsia="zh-CN"/>
                </w:rPr>
                <m:t>FALSE</m:t>
              </m:r>
              <m:r>
                <m:rPr>
                  <m:sty m:val="p"/>
                </m:rPr>
                <w:rPr>
                  <w:rFonts w:ascii="Cambria Math" w:hAnsi="Cambria Math" w:cs="Times New Roman"/>
                  <w:lang w:eastAsia="zh-CN"/>
                </w:rPr>
                <m:t> </m:t>
              </m:r>
              <m:r>
                <w:rPr>
                  <w:rFonts w:hAnsi="Cambria Math" w:cs="Times New Roman"/>
                  <w:lang w:eastAsia="zh-CN"/>
                  <w:rPrChange w:id="145" w:author="ZHANG" w:date="2022-05-04T16:49:00Z">
                    <w:rPr>
                      <w:rFonts w:ascii="Cambria Math" w:hAnsi="Cambria Math"/>
                      <w:lang w:eastAsia="zh-CN"/>
                    </w:rPr>
                  </w:rPrChange>
                </w:rPr>
                <m:t>≔</m:t>
              </m:r>
              <m:r>
                <m:rPr>
                  <m:sty m:val="p"/>
                </m:rPr>
                <w:rPr>
                  <w:rFonts w:ascii="Cambria Math" w:hAnsi="Cambria Math" w:cs="Times New Roman"/>
                  <w:lang w:eastAsia="zh-CN"/>
                </w:rPr>
                <m:t> </m:t>
              </m:r>
              <m:r>
                <m:rPr>
                  <m:sty m:val="p"/>
                </m:rPr>
                <w:rPr>
                  <w:rFonts w:ascii="Cambria Math" w:cs="Times New Roman"/>
                  <w:lang w:eastAsia="zh-CN"/>
                  <w:rPrChange w:id="146" w:author="ZHANG" w:date="2022-05-04T16:49:00Z">
                    <w:rPr>
                      <w:rFonts w:ascii="Cambria Math" w:hAnsi="Cambria Math"/>
                      <w:lang w:eastAsia="zh-CN"/>
                    </w:rPr>
                  </w:rPrChange>
                </w:rPr>
                <m:t>λ</m:t>
              </m:r>
              <m:r>
                <w:rPr>
                  <w:rFonts w:ascii="Cambria Math" w:hAnsi="Cambria Math" w:cs="Times New Roman"/>
                  <w:lang w:eastAsia="zh-CN"/>
                </w:rPr>
                <m:t>x</m:t>
              </m:r>
              <m:r>
                <w:rPr>
                  <w:rFonts w:ascii="Cambria Math" w:cs="Times New Roman"/>
                  <w:lang w:eastAsia="zh-CN"/>
                  <w:rPrChange w:id="147" w:author="ZHANG" w:date="2022-05-04T16:49:00Z">
                    <w:rPr>
                      <w:rFonts w:ascii="Cambria Math" w:hAnsi="Cambria Math"/>
                      <w:lang w:eastAsia="zh-CN"/>
                    </w:rPr>
                  </w:rPrChange>
                </w:rPr>
                <m:t>.</m:t>
              </m:r>
              <m:r>
                <m:rPr>
                  <m:sty m:val="p"/>
                </m:rPr>
                <w:rPr>
                  <w:rFonts w:ascii="Cambria Math" w:cs="Times New Roman"/>
                  <w:lang w:eastAsia="zh-CN"/>
                  <w:rPrChange w:id="148" w:author="ZHANG" w:date="2022-05-04T16:49:00Z">
                    <w:rPr>
                      <w:rFonts w:ascii="Cambria Math" w:hAnsi="Cambria Math"/>
                      <w:lang w:eastAsia="zh-CN"/>
                    </w:rPr>
                  </w:rPrChange>
                </w:rPr>
                <m:t>λ</m:t>
              </m:r>
              <m:r>
                <w:rPr>
                  <w:rFonts w:ascii="Cambria Math" w:hAnsi="Cambria Math" w:cs="Times New Roman"/>
                  <w:lang w:eastAsia="zh-CN"/>
                </w:rPr>
                <m:t>y</m:t>
              </m:r>
              <m:r>
                <w:rPr>
                  <w:rFonts w:ascii="Cambria Math" w:cs="Times New Roman"/>
                  <w:lang w:eastAsia="zh-CN"/>
                  <w:rPrChange w:id="149" w:author="ZHANG" w:date="2022-05-04T16:49:00Z">
                    <w:rPr>
                      <w:rFonts w:ascii="Cambria Math" w:hAnsi="Cambria Math"/>
                      <w:lang w:eastAsia="zh-CN"/>
                    </w:rPr>
                  </w:rPrChange>
                </w:rPr>
                <m:t>.</m:t>
              </m:r>
              <m:r>
                <w:rPr>
                  <w:rFonts w:ascii="Cambria Math" w:hAnsi="Cambria Math" w:cs="Times New Roman"/>
                  <w:lang w:eastAsia="zh-CN"/>
                </w:rPr>
                <m:t>y</m:t>
              </m:r>
              <m:r>
                <w:rPr>
                  <w:rFonts w:ascii="Cambria Math" w:cs="Times New Roman"/>
                  <w:lang w:eastAsia="zh-CN"/>
                  <w:rPrChange w:id="150" w:author="ZHANG" w:date="2022-05-04T16:49:00Z">
                    <w:rPr>
                      <w:rFonts w:ascii="Cambria Math" w:hAnsi="Cambria Math"/>
                      <w:lang w:eastAsia="zh-CN"/>
                    </w:rPr>
                  </w:rPrChange>
                </w:rPr>
                <m:t>#</m:t>
              </m:r>
              <m:d>
                <m:dPr>
                  <m:ctrlPr>
                    <w:rPr>
                      <w:rFonts w:ascii="Cambria Math" w:hAnsi="Cambria Math" w:cs="Times New Roman"/>
                      <w:i/>
                    </w:rPr>
                  </m:ctrlPr>
                </m:dPr>
                <m:e>
                  <m:r>
                    <w:rPr>
                      <w:rFonts w:ascii="Cambria Math" w:cs="Times New Roman"/>
                      <w:i/>
                      <w:rPrChange w:id="151" w:author="ZHANG" w:date="2022-05-04T16:49:00Z">
                        <w:rPr>
                          <w:rFonts w:ascii="Cambria Math" w:hAnsi="Cambria Math"/>
                          <w:i/>
                        </w:rPr>
                      </w:rPrChange>
                    </w:rPr>
                    <w:fldChar w:fldCharType="begin"/>
                  </m:r>
                  <m:r>
                    <m:rPr>
                      <m:sty m:val="p"/>
                    </m:rPr>
                    <w:rPr>
                      <w:rFonts w:ascii="Cambria Math" w:cs="Times New Roman"/>
                      <w:rPrChange w:id="152" w:author="ZHANG" w:date="2022-05-04T16:49:00Z">
                        <w:rPr>
                          <w:rFonts w:ascii="Cambria Math" w:hAnsi="Cambria Math"/>
                        </w:rPr>
                      </w:rPrChange>
                    </w:rPr>
                    <m:t xml:space="preserve"> AUTONUM </m:t>
                  </m:r>
                  <m:r>
                    <w:rPr>
                      <w:rFonts w:ascii="Cambria Math" w:cs="Times New Roman"/>
                      <w:i/>
                      <w:rPrChange w:id="153" w:author="ZHANG" w:date="2022-05-04T16:49:00Z">
                        <w:rPr>
                          <w:rFonts w:ascii="Cambria Math" w:hAnsi="Cambria Math"/>
                          <w:i/>
                        </w:rPr>
                      </w:rPrChange>
                    </w:rPr>
                    <w:fldChar w:fldCharType="end"/>
                  </m:r>
                </m:e>
              </m:d>
            </m:e>
          </m:eqArr>
        </m:oMath>
      </m:oMathPara>
    </w:p>
    <w:bookmarkEnd w:id="136"/>
    <w:bookmarkEnd w:id="137"/>
    <w:p w14:paraId="64E93AD9" w14:textId="77777777" w:rsidR="00930EE2" w:rsidRPr="001957DE" w:rsidRDefault="005A716F" w:rsidP="002A64AF">
      <w:pPr>
        <w:pStyle w:val="FirstParagraph"/>
        <w:spacing w:after="240"/>
        <w:ind w:firstLine="480"/>
      </w:pPr>
      <w:r w:rsidRPr="001957DE">
        <w:t>相对于</w:t>
      </w:r>
      <w:r w:rsidRPr="001957DE">
        <w:t xml:space="preserve">C </w:t>
      </w:r>
      <w:r w:rsidRPr="001957DE">
        <w:t>语言中常用的宏定义（</w:t>
      </w:r>
      <w:r w:rsidRPr="001957DE">
        <w:rPr>
          <w:rStyle w:val="VerbatimChar"/>
          <w:rFonts w:ascii="Times New Roman" w:hAnsi="Times New Roman" w:cs="Times New Roman"/>
        </w:rPr>
        <w:t>TRUE=1 &amp; FALSE=0</w:t>
      </w:r>
      <w:r w:rsidRPr="001957DE">
        <w:t>）来说，这个对布尔型的定义显得抽象。事实上，这个定义是为了满足了布尔型的最小条件，即集合论断言子集</w:t>
      </w:r>
      <m:oMath>
        <m:r>
          <w:rPr>
            <w:rFonts w:ascii="Cambria Math"/>
            <w:rPrChange w:id="154" w:author="ZHANG" w:date="2022-05-04T16:49:00Z">
              <w:rPr>
                <w:rFonts w:ascii="Cambria Math" w:hAnsi="Cambria Math"/>
              </w:rPr>
            </w:rPrChange>
          </w:rPr>
          <m:t>A</m:t>
        </m:r>
      </m:oMath>
      <w:r w:rsidRPr="001957DE">
        <w:t>和它的补集</w:t>
      </w:r>
      <m:oMath>
        <m:sSup>
          <m:sSupPr>
            <m:ctrlPr>
              <w:rPr>
                <w:rFonts w:ascii="Cambria Math" w:hAnsi="Cambria Math"/>
              </w:rPr>
            </m:ctrlPr>
          </m:sSupPr>
          <m:e>
            <m:r>
              <w:rPr>
                <w:rFonts w:ascii="Cambria Math"/>
                <w:rPrChange w:id="155" w:author="ZHANG" w:date="2022-05-04T16:49:00Z">
                  <w:rPr>
                    <w:rFonts w:ascii="Cambria Math" w:hAnsi="Cambria Math"/>
                  </w:rPr>
                </w:rPrChange>
              </w:rPr>
              <m:t>A</m:t>
            </m:r>
          </m:e>
          <m:sup>
            <m:r>
              <w:rPr>
                <w:rFonts w:ascii="Cambria Math"/>
                <w:rPrChange w:id="156" w:author="ZHANG" w:date="2022-05-04T16:49:00Z">
                  <w:rPr>
                    <w:rFonts w:ascii="Cambria Math" w:hAnsi="Cambria Math"/>
                  </w:rPr>
                </w:rPrChange>
              </w:rPr>
              <m:t>C</m:t>
            </m:r>
          </m:sup>
        </m:sSup>
      </m:oMath>
      <w:r w:rsidRPr="001957DE">
        <w:t>的交集为空集：</w:t>
      </w:r>
    </w:p>
    <w:p w14:paraId="6283826D" w14:textId="77777777" w:rsidR="002C72D0" w:rsidRPr="001957DE" w:rsidRDefault="00AC31FA" w:rsidP="002C72D0">
      <w:pPr>
        <w:pStyle w:val="a0"/>
        <w:ind w:left="240" w:right="240" w:firstLine="480"/>
        <w:rPr>
          <w:rFonts w:cs="Times New Roman"/>
        </w:rPr>
      </w:pPr>
      <m:oMathPara>
        <m:oMath>
          <m:eqArr>
            <m:eqArrPr>
              <m:maxDist m:val="1"/>
              <m:ctrlPr>
                <w:rPr>
                  <w:rFonts w:ascii="Cambria Math" w:hAnsi="Cambria Math" w:cs="Times New Roman"/>
                  <w:i/>
                  <w:lang w:eastAsia="zh-CN"/>
                </w:rPr>
              </m:ctrlPr>
            </m:eqArrPr>
            <m:e>
              <m:r>
                <w:rPr>
                  <w:rFonts w:ascii="Cambria Math" w:cs="Times New Roman"/>
                  <w:rPrChange w:id="157" w:author="ZHANG" w:date="2022-05-04T16:49:00Z">
                    <w:rPr>
                      <w:rFonts w:ascii="Cambria Math" w:hAnsi="Cambria Math"/>
                    </w:rPr>
                  </w:rPrChange>
                </w:rPr>
                <m:t>A</m:t>
              </m:r>
              <m:r>
                <m:rPr>
                  <m:sty m:val="p"/>
                </m:rPr>
                <w:rPr>
                  <w:rFonts w:ascii="Cambria Math" w:cs="Times New Roman" w:hint="eastAsia"/>
                  <w:rPrChange w:id="158" w:author="ZHANG" w:date="2022-05-04T16:49:00Z">
                    <w:rPr>
                      <w:rFonts w:ascii="Cambria Math" w:hAnsi="Cambria Math" w:hint="eastAsia"/>
                    </w:rPr>
                  </w:rPrChange>
                </w:rPr>
                <m:t>∩</m:t>
              </m:r>
              <m:d>
                <m:dPr>
                  <m:ctrlPr>
                    <w:rPr>
                      <w:rFonts w:ascii="Cambria Math" w:hAnsi="Cambria Math" w:cs="Times New Roman"/>
                    </w:rPr>
                  </m:ctrlPr>
                </m:dPr>
                <m:e>
                  <m:sSup>
                    <m:sSupPr>
                      <m:ctrlPr>
                        <w:rPr>
                          <w:rFonts w:ascii="Cambria Math" w:hAnsi="Cambria Math" w:cs="Times New Roman"/>
                        </w:rPr>
                      </m:ctrlPr>
                    </m:sSupPr>
                    <m:e>
                      <m:r>
                        <w:rPr>
                          <w:rFonts w:ascii="Cambria Math" w:cs="Times New Roman"/>
                          <w:rPrChange w:id="159" w:author="ZHANG" w:date="2022-05-04T16:49:00Z">
                            <w:rPr>
                              <w:rFonts w:ascii="Cambria Math" w:hAnsi="Cambria Math"/>
                            </w:rPr>
                          </w:rPrChange>
                        </w:rPr>
                        <m:t>A</m:t>
                      </m:r>
                    </m:e>
                    <m:sup>
                      <m:r>
                        <w:rPr>
                          <w:rFonts w:ascii="Cambria Math" w:cs="Times New Roman"/>
                          <w:rPrChange w:id="160" w:author="ZHANG" w:date="2022-05-04T16:49:00Z">
                            <w:rPr>
                              <w:rFonts w:ascii="Cambria Math" w:hAnsi="Cambria Math"/>
                            </w:rPr>
                          </w:rPrChange>
                        </w:rPr>
                        <m:t>C</m:t>
                      </m:r>
                    </m:sup>
                  </m:sSup>
                </m:e>
              </m:d>
              <m:r>
                <m:rPr>
                  <m:sty m:val="p"/>
                </m:rPr>
                <w:rPr>
                  <w:rFonts w:ascii="Cambria Math" w:cs="Times New Roman"/>
                  <w:rPrChange w:id="161" w:author="ZHANG" w:date="2022-05-04T16:49:00Z">
                    <w:rPr>
                      <w:rFonts w:ascii="Cambria Math" w:hAnsi="Cambria Math"/>
                    </w:rPr>
                  </w:rPrChange>
                </w:rPr>
                <m:t>=</m:t>
              </m:r>
              <m:r>
                <m:rPr>
                  <m:sty m:val="p"/>
                </m:rPr>
                <w:rPr>
                  <w:rFonts w:ascii="Cambria Math" w:cs="Times New Roman"/>
                  <w:rPrChange w:id="162" w:author="ZHANG" w:date="2022-05-04T16:49:00Z">
                    <w:rPr>
                      <w:rFonts w:ascii="Cambria Math" w:hAnsi="Cambria Math"/>
                    </w:rPr>
                  </w:rPrChange>
                </w:rPr>
                <m:t>∅</m:t>
              </m:r>
              <m:r>
                <w:rPr>
                  <w:rFonts w:ascii="Cambria Math" w:cs="Times New Roman"/>
                  <w:rPrChange w:id="163" w:author="ZHANG" w:date="2022-05-04T16:49:00Z">
                    <w:rPr>
                      <w:rFonts w:ascii="Cambria Math" w:hAnsi="Cambria Math"/>
                    </w:rPr>
                  </w:rPrChange>
                </w:rPr>
                <m:t>#</m:t>
              </m:r>
              <w:bookmarkStart w:id="164" w:name="OLE_LINK28"/>
              <w:bookmarkStart w:id="165" w:name="OLE_LINK29"/>
              <m:d>
                <m:dPr>
                  <m:ctrlPr>
                    <w:rPr>
                      <w:rFonts w:ascii="Cambria Math" w:hAnsi="Cambria Math" w:cs="Times New Roman"/>
                      <w:i/>
                    </w:rPr>
                  </m:ctrlPr>
                </m:dPr>
                <m:e>
                  <m:r>
                    <w:rPr>
                      <w:rFonts w:ascii="Cambria Math" w:cs="Times New Roman"/>
                      <w:i/>
                      <w:rPrChange w:id="166" w:author="ZHANG" w:date="2022-05-04T16:49:00Z">
                        <w:rPr>
                          <w:rFonts w:ascii="Cambria Math" w:hAnsi="Cambria Math"/>
                          <w:i/>
                        </w:rPr>
                      </w:rPrChange>
                    </w:rPr>
                    <w:fldChar w:fldCharType="begin"/>
                  </m:r>
                  <m:r>
                    <m:rPr>
                      <m:sty m:val="p"/>
                    </m:rPr>
                    <w:rPr>
                      <w:rFonts w:ascii="Cambria Math" w:cs="Times New Roman"/>
                      <w:rPrChange w:id="167" w:author="ZHANG" w:date="2022-05-04T16:49:00Z">
                        <w:rPr>
                          <w:rFonts w:ascii="Cambria Math" w:hAnsi="Cambria Math"/>
                        </w:rPr>
                      </w:rPrChange>
                    </w:rPr>
                    <m:t xml:space="preserve"> AUTONUM </m:t>
                  </m:r>
                  <m:r>
                    <w:rPr>
                      <w:rFonts w:ascii="Cambria Math" w:cs="Times New Roman"/>
                      <w:i/>
                      <w:rPrChange w:id="168" w:author="ZHANG" w:date="2022-05-04T16:49:00Z">
                        <w:rPr>
                          <w:rFonts w:ascii="Cambria Math" w:hAnsi="Cambria Math"/>
                          <w:i/>
                        </w:rPr>
                      </w:rPrChange>
                    </w:rPr>
                    <w:fldChar w:fldCharType="end"/>
                  </m:r>
                </m:e>
              </m:d>
              <w:bookmarkEnd w:id="164"/>
              <w:bookmarkEnd w:id="165"/>
              <m:ctrlPr>
                <w:rPr>
                  <w:rFonts w:ascii="Cambria Math" w:hAnsi="Cambria Math" w:cs="Times New Roman"/>
                  <w:i/>
                </w:rPr>
              </m:ctrlPr>
            </m:e>
          </m:eqArr>
        </m:oMath>
      </m:oMathPara>
    </w:p>
    <w:p w14:paraId="5AB2EDDF" w14:textId="77777777" w:rsidR="00856200" w:rsidRDefault="005A716F" w:rsidP="00856200">
      <w:pPr>
        <w:pStyle w:val="FirstParagraph"/>
        <w:spacing w:after="240"/>
        <w:ind w:firstLine="480"/>
        <w:rPr>
          <w:vertAlign w:val="superscript"/>
        </w:rPr>
      </w:pPr>
      <w:r w:rsidRPr="001957DE">
        <w:t>从这个角度看，</w:t>
      </w:r>
      <w:r w:rsidRPr="001957DE">
        <w:t xml:space="preserve">C </w:t>
      </w:r>
      <w:r w:rsidRPr="001957DE">
        <w:t>语言通过宏来定义布尔型的方式则是不严谨的，因为</w:t>
      </w:r>
      <w:r w:rsidRPr="001957DE">
        <w:t>{1}</w:t>
      </w:r>
      <w:r w:rsidRPr="001957DE">
        <w:t>的补集不是</w:t>
      </w:r>
      <w:r w:rsidRPr="001957DE">
        <w:t>{0}</w:t>
      </w:r>
      <w:r w:rsidRPr="001957DE">
        <w:t>，而是除了</w:t>
      </w:r>
      <w:r w:rsidRPr="001957DE">
        <w:t>1</w:t>
      </w:r>
      <w:r w:rsidRPr="001957DE">
        <w:t>之外的所有整数的集合。</w:t>
      </w:r>
      <w:r w:rsidR="00C62F7A" w:rsidRPr="00C62F7A">
        <w:rPr>
          <w:rFonts w:hint="eastAsia"/>
          <w:vertAlign w:val="superscript"/>
        </w:rPr>
        <w:t>[</w:t>
      </w:r>
      <w:r w:rsidR="00C62F7A" w:rsidRPr="00C62F7A">
        <w:rPr>
          <w:vertAlign w:val="superscript"/>
        </w:rPr>
        <w:t>13]</w:t>
      </w:r>
    </w:p>
    <w:p w14:paraId="3CBB0802" w14:textId="0F9B7A63" w:rsidR="00930EE2" w:rsidRPr="00856200" w:rsidRDefault="005A716F" w:rsidP="00856200">
      <w:pPr>
        <w:pStyle w:val="FirstParagraph"/>
        <w:spacing w:after="240"/>
        <w:ind w:firstLine="480"/>
      </w:pPr>
      <w:r w:rsidRPr="001957DE">
        <w:rPr>
          <w:rFonts w:cs="Times New Roman"/>
        </w:rPr>
        <w:t>接下来可以编码布尔代数上的运算，例如非（</w:t>
      </w:r>
      <w:r w:rsidRPr="001957DE">
        <w:rPr>
          <w:rFonts w:cs="Times New Roman"/>
        </w:rPr>
        <w:t>NOT</w:t>
      </w:r>
      <w:r w:rsidRPr="001957DE">
        <w:rPr>
          <w:rFonts w:cs="Times New Roman"/>
        </w:rPr>
        <w:t>）定义为：</w:t>
      </w:r>
    </w:p>
    <w:bookmarkStart w:id="169" w:name="OLE_LINK57"/>
    <w:bookmarkStart w:id="170" w:name="OLE_LINK58"/>
    <w:p w14:paraId="6E2F0F03" w14:textId="77777777" w:rsidR="002C72D0" w:rsidRPr="001957DE" w:rsidRDefault="00AC31FA" w:rsidP="002C72D0">
      <w:pPr>
        <w:pStyle w:val="a0"/>
        <w:ind w:left="240" w:right="240" w:firstLine="480"/>
        <w:rPr>
          <w:rFonts w:cs="Times New Roman"/>
        </w:rPr>
      </w:pPr>
      <m:oMathPara>
        <m:oMath>
          <m:eqArr>
            <m:eqArrPr>
              <m:maxDist m:val="1"/>
              <m:ctrlPr>
                <w:rPr>
                  <w:rFonts w:ascii="Cambria Math" w:hAnsi="Cambria Math" w:cs="Times New Roman"/>
                  <w:i/>
                  <w:lang w:eastAsia="zh-CN"/>
                </w:rPr>
              </m:ctrlPr>
            </m:eqArrPr>
            <m:e>
              <m:r>
                <w:rPr>
                  <w:rFonts w:ascii="Cambria Math" w:cs="Times New Roman"/>
                  <w:rPrChange w:id="171" w:author="ZHANG" w:date="2022-05-04T16:49:00Z">
                    <w:rPr>
                      <w:rFonts w:ascii="Cambria Math" w:hAnsi="Cambria Math"/>
                    </w:rPr>
                  </w:rPrChange>
                </w:rPr>
                <m:t>NOT</m:t>
              </m:r>
              <m:r>
                <w:rPr>
                  <w:rFonts w:ascii="Cambria Math" w:hAnsi="Cambria Math" w:cs="Times New Roman"/>
                </w:rPr>
                <m:t> </m:t>
              </m:r>
              <m:box>
                <m:boxPr>
                  <m:opEmu m:val="1"/>
                  <m:ctrlPr>
                    <w:rPr>
                      <w:rFonts w:ascii="Cambria Math" w:hAnsi="Cambria Math" w:cs="Times New Roman"/>
                    </w:rPr>
                  </m:ctrlPr>
                </m:boxPr>
                <m:e>
                  <m:r>
                    <m:rPr>
                      <m:sty m:val="p"/>
                    </m:rPr>
                    <w:rPr>
                      <w:rFonts w:ascii="Cambria Math" w:cs="Times New Roman"/>
                      <w:rPrChange w:id="172" w:author="ZHANG" w:date="2022-05-04T16:49:00Z">
                        <w:rPr>
                          <w:rFonts w:ascii="Cambria Math" w:hAnsi="Cambria Math"/>
                        </w:rPr>
                      </w:rPrChange>
                    </w:rPr>
                    <m:t>:=</m:t>
                  </m:r>
                </m:e>
              </m:box>
              <m:r>
                <w:rPr>
                  <w:rFonts w:ascii="Cambria Math" w:hAnsi="Cambria Math" w:cs="Times New Roman"/>
                </w:rPr>
                <m:t> </m:t>
              </m:r>
              <m:r>
                <w:rPr>
                  <w:rFonts w:ascii="Cambria Math" w:cs="Times New Roman"/>
                  <w:rPrChange w:id="173" w:author="ZHANG" w:date="2022-05-04T16:49:00Z">
                    <w:rPr>
                      <w:rFonts w:ascii="Cambria Math" w:hAnsi="Cambria Math"/>
                    </w:rPr>
                  </w:rPrChange>
                </w:rPr>
                <m:t>λa</m:t>
              </m:r>
              <m:r>
                <m:rPr>
                  <m:sty m:val="p"/>
                </m:rPr>
                <w:rPr>
                  <w:rFonts w:ascii="Cambria Math" w:cs="Times New Roman"/>
                  <w:rPrChange w:id="174" w:author="ZHANG" w:date="2022-05-04T16:49:00Z">
                    <w:rPr>
                      <w:rFonts w:ascii="Cambria Math" w:hAnsi="Cambria Math"/>
                    </w:rPr>
                  </w:rPrChange>
                </w:rPr>
                <m:t>.</m:t>
              </m:r>
              <m:r>
                <w:rPr>
                  <w:rFonts w:ascii="Cambria Math" w:cs="Times New Roman"/>
                  <w:rPrChange w:id="175" w:author="ZHANG" w:date="2022-05-04T16:49:00Z">
                    <w:rPr>
                      <w:rFonts w:ascii="Cambria Math" w:hAnsi="Cambria Math"/>
                    </w:rPr>
                  </w:rPrChange>
                </w:rPr>
                <m:t>a</m:t>
              </m:r>
              <m:r>
                <w:rPr>
                  <w:rFonts w:ascii="Cambria Math" w:hAnsi="Cambria Math" w:cs="Times New Roman"/>
                </w:rPr>
                <m:t> </m:t>
              </m:r>
              <m:r>
                <w:rPr>
                  <w:rFonts w:ascii="Cambria Math" w:cs="Times New Roman"/>
                  <w:rPrChange w:id="176" w:author="ZHANG" w:date="2022-05-04T16:49:00Z">
                    <w:rPr>
                      <w:rFonts w:ascii="Cambria Math" w:hAnsi="Cambria Math"/>
                    </w:rPr>
                  </w:rPrChange>
                </w:rPr>
                <m:t>FALSE</m:t>
              </m:r>
              <m:r>
                <w:rPr>
                  <w:rFonts w:ascii="Cambria Math" w:hAnsi="Cambria Math" w:cs="Times New Roman"/>
                </w:rPr>
                <m:t> </m:t>
              </m:r>
              <m:r>
                <w:rPr>
                  <w:rFonts w:ascii="Cambria Math" w:cs="Times New Roman"/>
                  <w:rPrChange w:id="177" w:author="ZHANG" w:date="2022-05-04T16:49:00Z">
                    <w:rPr>
                      <w:rFonts w:ascii="Cambria Math" w:hAnsi="Cambria Math"/>
                    </w:rPr>
                  </w:rPrChange>
                </w:rPr>
                <m:t>TRUE#</m:t>
              </m:r>
              <m:d>
                <m:dPr>
                  <m:ctrlPr>
                    <w:rPr>
                      <w:rFonts w:ascii="Cambria Math" w:hAnsi="Cambria Math" w:cs="Times New Roman"/>
                      <w:i/>
                    </w:rPr>
                  </m:ctrlPr>
                </m:dPr>
                <m:e>
                  <m:r>
                    <w:rPr>
                      <w:rFonts w:ascii="Cambria Math" w:cs="Times New Roman"/>
                      <w:i/>
                      <w:rPrChange w:id="178" w:author="ZHANG" w:date="2022-05-04T16:49:00Z">
                        <w:rPr>
                          <w:rFonts w:ascii="Cambria Math" w:hAnsi="Cambria Math"/>
                          <w:i/>
                        </w:rPr>
                      </w:rPrChange>
                    </w:rPr>
                    <w:fldChar w:fldCharType="begin"/>
                  </m:r>
                  <m:r>
                    <m:rPr>
                      <m:sty m:val="p"/>
                    </m:rPr>
                    <w:rPr>
                      <w:rFonts w:ascii="Cambria Math" w:cs="Times New Roman"/>
                      <w:rPrChange w:id="179" w:author="ZHANG" w:date="2022-05-04T16:49:00Z">
                        <w:rPr>
                          <w:rFonts w:ascii="Cambria Math" w:hAnsi="Cambria Math"/>
                        </w:rPr>
                      </w:rPrChange>
                    </w:rPr>
                    <m:t xml:space="preserve"> AUTONUM </m:t>
                  </m:r>
                  <m:r>
                    <w:rPr>
                      <w:rFonts w:ascii="Cambria Math" w:cs="Times New Roman"/>
                      <w:i/>
                      <w:rPrChange w:id="180" w:author="ZHANG" w:date="2022-05-04T16:49:00Z">
                        <w:rPr>
                          <w:rFonts w:ascii="Cambria Math" w:hAnsi="Cambria Math"/>
                          <w:i/>
                        </w:rPr>
                      </w:rPrChange>
                    </w:rPr>
                    <w:fldChar w:fldCharType="end"/>
                  </m:r>
                </m:e>
              </m:d>
              <m:ctrlPr>
                <w:rPr>
                  <w:rFonts w:ascii="Cambria Math" w:hAnsi="Cambria Math" w:cs="Times New Roman"/>
                  <w:i/>
                </w:rPr>
              </m:ctrlPr>
            </m:e>
          </m:eqArr>
        </m:oMath>
      </m:oMathPara>
    </w:p>
    <w:bookmarkEnd w:id="169"/>
    <w:bookmarkEnd w:id="170"/>
    <w:p w14:paraId="5F5D8510" w14:textId="3B48299D" w:rsidR="00897632" w:rsidRPr="001957DE" w:rsidRDefault="005A716F" w:rsidP="00FB048E">
      <w:pPr>
        <w:pStyle w:val="FirstParagraph"/>
        <w:spacing w:after="240"/>
        <w:ind w:firstLine="480"/>
      </w:pPr>
      <w:r w:rsidRPr="001957DE">
        <w:t>如果使用非进行运算，接收</w:t>
      </w:r>
      <w:r w:rsidRPr="001957DE">
        <w:t xml:space="preserve"> TRUE </w:t>
      </w:r>
      <w:r w:rsidRPr="001957DE">
        <w:t>作为参数，计算过程如下：</w:t>
      </w:r>
    </w:p>
    <w:bookmarkStart w:id="181" w:name="OLE_LINK82"/>
    <w:bookmarkStart w:id="182" w:name="OLE_LINK83"/>
    <w:p w14:paraId="21C6ADA7" w14:textId="77777777" w:rsidR="00E17588" w:rsidRPr="001957DE" w:rsidRDefault="00AC31FA" w:rsidP="00897632">
      <w:pPr>
        <w:pStyle w:val="a8"/>
        <w:rPr>
          <w:rFonts w:cs="Times New Roman"/>
          <w:lang w:eastAsia="zh-CN"/>
        </w:rPr>
      </w:pPr>
      <m:oMathPara>
        <m:oMath>
          <m:eqArr>
            <m:eqArrPr>
              <m:maxDist m:val="1"/>
              <m:ctrlPr>
                <w:rPr>
                  <w:rFonts w:ascii="Cambria Math" w:hAnsi="Cambria Math" w:cs="Times New Roman"/>
                  <w:i/>
                  <w:lang w:eastAsia="zh-CN"/>
                </w:rPr>
              </m:ctrlPr>
            </m:eqArrPr>
            <m:e>
              <m:eqArr>
                <m:eqArrPr>
                  <m:ctrlPr>
                    <w:rPr>
                      <w:rFonts w:ascii="Cambria Math" w:hAnsi="Cambria Math" w:cs="Times New Roman"/>
                      <w:lang w:eastAsia="zh-CN"/>
                    </w:rPr>
                  </m:ctrlPr>
                </m:eqArrPr>
                <m:e>
                  <m:r>
                    <m:rPr>
                      <m:sty m:val="p"/>
                    </m:rPr>
                    <w:rPr>
                      <w:rFonts w:ascii="Cambria Math" w:cs="Times New Roman"/>
                      <w:lang w:eastAsia="zh-CN"/>
                      <w:rPrChange w:id="183" w:author="ZHANG" w:date="2022-05-04T16:49:00Z">
                        <w:rPr>
                          <w:rFonts w:ascii="Cambria Math" w:hAnsi="Cambria Math"/>
                          <w:lang w:eastAsia="zh-CN"/>
                        </w:rPr>
                      </w:rPrChange>
                    </w:rPr>
                    <m:t>&amp;</m:t>
                  </m:r>
                  <m:r>
                    <w:rPr>
                      <w:rFonts w:ascii="Cambria Math" w:cs="Times New Roman"/>
                      <w:lang w:eastAsia="zh-CN"/>
                      <w:rPrChange w:id="184" w:author="ZHANG" w:date="2022-05-04T16:49:00Z">
                        <w:rPr>
                          <w:rFonts w:ascii="Cambria Math" w:hAnsi="Cambria Math"/>
                          <w:lang w:eastAsia="zh-CN"/>
                        </w:rPr>
                      </w:rPrChange>
                    </w:rPr>
                    <m:t>&amp;</m:t>
                  </m:r>
                </m:e>
                <m:e>
                  <m:limUpp>
                    <m:limUppPr>
                      <m:ctrlPr>
                        <w:rPr>
                          <w:rFonts w:ascii="Cambria Math" w:hAnsi="Cambria Math" w:cs="Times New Roman"/>
                          <w:lang w:eastAsia="zh-CN"/>
                        </w:rPr>
                      </m:ctrlPr>
                    </m:limUppPr>
                    <m:e>
                      <m:acc>
                        <m:accPr>
                          <m:chr m:val="⏞"/>
                          <m:ctrlPr>
                            <w:rPr>
                              <w:rFonts w:ascii="Cambria Math" w:hAnsi="Cambria Math" w:cs="Times New Roman"/>
                              <w:lang w:eastAsia="zh-CN"/>
                            </w:rPr>
                          </m:ctrlPr>
                        </m:accPr>
                        <m:e>
                          <m:r>
                            <w:rPr>
                              <w:rFonts w:ascii="Cambria Math" w:cs="Times New Roman"/>
                              <w:lang w:eastAsia="zh-CN"/>
                              <w:rPrChange w:id="185" w:author="ZHANG" w:date="2022-05-04T16:49:00Z">
                                <w:rPr>
                                  <w:rFonts w:ascii="Cambria Math" w:hAnsi="Cambria Math"/>
                                  <w:lang w:eastAsia="zh-CN"/>
                                </w:rPr>
                              </w:rPrChange>
                            </w:rPr>
                            <m:t>NOT</m:t>
                          </m:r>
                        </m:e>
                      </m:acc>
                    </m:e>
                    <m:lim>
                      <m:r>
                        <m:rPr>
                          <m:nor/>
                        </m:rPr>
                        <w:rPr>
                          <w:rFonts w:cs="Times New Roman"/>
                          <w:lang w:eastAsia="zh-CN"/>
                        </w:rPr>
                        <m:t>函数</m:t>
                      </m:r>
                    </m:lim>
                  </m:limUpp>
                  <m:limUpp>
                    <m:limUppPr>
                      <m:ctrlPr>
                        <w:rPr>
                          <w:rFonts w:ascii="Cambria Math" w:hAnsi="Cambria Math" w:cs="Times New Roman"/>
                          <w:lang w:eastAsia="zh-CN"/>
                        </w:rPr>
                      </m:ctrlPr>
                    </m:limUppPr>
                    <m:e>
                      <m:acc>
                        <m:accPr>
                          <m:chr m:val="⏞"/>
                          <m:ctrlPr>
                            <w:rPr>
                              <w:rFonts w:ascii="Cambria Math" w:hAnsi="Cambria Math" w:cs="Times New Roman"/>
                              <w:lang w:eastAsia="zh-CN"/>
                            </w:rPr>
                          </m:ctrlPr>
                        </m:accPr>
                        <m:e>
                          <m:r>
                            <w:rPr>
                              <w:rFonts w:ascii="Cambria Math" w:cs="Times New Roman"/>
                              <w:lang w:eastAsia="zh-CN"/>
                              <w:rPrChange w:id="186" w:author="ZHANG" w:date="2022-05-04T16:49:00Z">
                                <w:rPr>
                                  <w:rFonts w:ascii="Cambria Math" w:hAnsi="Cambria Math"/>
                                  <w:lang w:eastAsia="zh-CN"/>
                                </w:rPr>
                              </w:rPrChange>
                            </w:rPr>
                            <m:t>TRUE</m:t>
                          </m:r>
                        </m:e>
                      </m:acc>
                    </m:e>
                    <m:lim>
                      <m:r>
                        <m:rPr>
                          <m:nor/>
                        </m:rPr>
                        <w:rPr>
                          <w:rFonts w:cs="Times New Roman"/>
                          <w:lang w:eastAsia="zh-CN"/>
                        </w:rPr>
                        <m:t>参数</m:t>
                      </m:r>
                    </m:lim>
                  </m:limUpp>
                  <m:r>
                    <m:rPr>
                      <m:sty m:val="p"/>
                    </m:rPr>
                    <w:rPr>
                      <w:rFonts w:ascii="Cambria Math" w:cs="Times New Roman"/>
                      <w:lang w:eastAsia="zh-CN"/>
                      <w:rPrChange w:id="187" w:author="ZHANG" w:date="2022-05-04T16:49:00Z">
                        <w:rPr>
                          <w:rFonts w:ascii="Cambria Math" w:hAnsi="Cambria Math"/>
                          <w:lang w:eastAsia="zh-CN"/>
                        </w:rPr>
                      </w:rPrChange>
                    </w:rPr>
                    <m:t>&amp;</m:t>
                  </m:r>
                  <m:r>
                    <w:rPr>
                      <w:rFonts w:ascii="Cambria Math" w:cs="Times New Roman"/>
                      <w:lang w:eastAsia="zh-CN"/>
                      <w:rPrChange w:id="188" w:author="ZHANG" w:date="2022-05-04T16:49:00Z">
                        <w:rPr>
                          <w:rFonts w:ascii="Cambria Math" w:hAnsi="Cambria Math"/>
                          <w:lang w:eastAsia="zh-CN"/>
                        </w:rPr>
                      </w:rPrChange>
                    </w:rPr>
                    <m:t>=</m:t>
                  </m:r>
                  <m:limUpp>
                    <m:limUppPr>
                      <m:ctrlPr>
                        <w:rPr>
                          <w:rFonts w:ascii="Cambria Math" w:hAnsi="Cambria Math" w:cs="Times New Roman"/>
                          <w:lang w:eastAsia="zh-CN"/>
                        </w:rPr>
                      </m:ctrlPr>
                    </m:limUppPr>
                    <m:e>
                      <m:acc>
                        <m:accPr>
                          <m:chr m:val="⏞"/>
                          <m:ctrlPr>
                            <w:rPr>
                              <w:rFonts w:ascii="Cambria Math" w:hAnsi="Cambria Math" w:cs="Times New Roman"/>
                              <w:lang w:eastAsia="zh-CN"/>
                            </w:rPr>
                          </m:ctrlPr>
                        </m:accPr>
                        <m:e>
                          <m:d>
                            <m:dPr>
                              <m:ctrlPr>
                                <w:rPr>
                                  <w:rFonts w:ascii="Cambria Math" w:hAnsi="Cambria Math" w:cs="Times New Roman"/>
                                  <w:lang w:eastAsia="zh-CN"/>
                                </w:rPr>
                              </m:ctrlPr>
                            </m:dPr>
                            <m:e>
                              <m:r>
                                <w:rPr>
                                  <w:rFonts w:ascii="Cambria Math" w:cs="Times New Roman"/>
                                  <w:lang w:eastAsia="zh-CN"/>
                                  <w:rPrChange w:id="189" w:author="ZHANG" w:date="2022-05-04T16:49:00Z">
                                    <w:rPr>
                                      <w:rFonts w:ascii="Cambria Math" w:hAnsi="Cambria Math"/>
                                      <w:lang w:eastAsia="zh-CN"/>
                                    </w:rPr>
                                  </w:rPrChange>
                                </w:rPr>
                                <m:t>λb</m:t>
                              </m:r>
                              <m:r>
                                <m:rPr>
                                  <m:sty m:val="p"/>
                                </m:rPr>
                                <w:rPr>
                                  <w:rFonts w:ascii="Cambria Math" w:cs="Times New Roman"/>
                                  <w:lang w:eastAsia="zh-CN"/>
                                  <w:rPrChange w:id="190" w:author="ZHANG" w:date="2022-05-04T16:49:00Z">
                                    <w:rPr>
                                      <w:rFonts w:ascii="Cambria Math" w:hAnsi="Cambria Math"/>
                                      <w:lang w:eastAsia="zh-CN"/>
                                    </w:rPr>
                                  </w:rPrChange>
                                </w:rPr>
                                <m:t>.</m:t>
                              </m:r>
                              <m:r>
                                <w:rPr>
                                  <w:rFonts w:ascii="Cambria Math" w:cs="Times New Roman"/>
                                  <w:lang w:eastAsia="zh-CN"/>
                                  <w:rPrChange w:id="191" w:author="ZHANG" w:date="2022-05-04T16:49:00Z">
                                    <w:rPr>
                                      <w:rFonts w:ascii="Cambria Math" w:hAnsi="Cambria Math"/>
                                      <w:lang w:eastAsia="zh-CN"/>
                                    </w:rPr>
                                  </w:rPrChange>
                                </w:rPr>
                                <m:t>bFALSETRUE</m:t>
                              </m:r>
                            </m:e>
                          </m:d>
                        </m:e>
                      </m:acc>
                    </m:e>
                    <m:lim>
                      <m:r>
                        <m:rPr>
                          <m:nor/>
                        </m:rPr>
                        <w:rPr>
                          <w:rFonts w:cs="Times New Roman"/>
                          <w:lang w:eastAsia="zh-CN"/>
                        </w:rPr>
                        <m:t>函数</m:t>
                      </m:r>
                    </m:lim>
                  </m:limUpp>
                  <m:limUpp>
                    <m:limUppPr>
                      <m:ctrlPr>
                        <w:rPr>
                          <w:rFonts w:ascii="Cambria Math" w:hAnsi="Cambria Math" w:cs="Times New Roman"/>
                          <w:lang w:eastAsia="zh-CN"/>
                        </w:rPr>
                      </m:ctrlPr>
                    </m:limUppPr>
                    <m:e>
                      <m:acc>
                        <m:accPr>
                          <m:chr m:val="⏞"/>
                          <m:ctrlPr>
                            <w:rPr>
                              <w:rFonts w:ascii="Cambria Math" w:hAnsi="Cambria Math" w:cs="Times New Roman"/>
                              <w:lang w:eastAsia="zh-CN"/>
                            </w:rPr>
                          </m:ctrlPr>
                        </m:accPr>
                        <m:e>
                          <m:r>
                            <w:rPr>
                              <w:rFonts w:ascii="Cambria Math" w:cs="Times New Roman"/>
                              <w:lang w:eastAsia="zh-CN"/>
                              <w:rPrChange w:id="192" w:author="ZHANG" w:date="2022-05-04T16:49:00Z">
                                <w:rPr>
                                  <w:rFonts w:ascii="Cambria Math" w:hAnsi="Cambria Math"/>
                                  <w:lang w:eastAsia="zh-CN"/>
                                </w:rPr>
                              </w:rPrChange>
                            </w:rPr>
                            <m:t>TRUE</m:t>
                          </m:r>
                        </m:e>
                      </m:acc>
                    </m:e>
                    <m:lim>
                      <m:r>
                        <m:rPr>
                          <m:nor/>
                        </m:rPr>
                        <w:rPr>
                          <w:rFonts w:cs="Times New Roman"/>
                          <w:lang w:eastAsia="zh-CN"/>
                        </w:rPr>
                        <m:t>参数</m:t>
                      </m:r>
                    </m:lim>
                  </m:limUpp>
                  <m:ctrlPr>
                    <w:rPr>
                      <w:rFonts w:ascii="Cambria Math" w:eastAsia="Cambria Math" w:hAnsi="Cambria Math" w:cs="Times New Roman"/>
                    </w:rPr>
                  </m:ctrlPr>
                </m:e>
                <m:e>
                  <m:r>
                    <m:rPr>
                      <m:sty m:val="p"/>
                    </m:rPr>
                    <w:rPr>
                      <w:rFonts w:ascii="Cambria Math" w:cs="Times New Roman"/>
                      <w:lang w:eastAsia="zh-CN"/>
                      <w:rPrChange w:id="193" w:author="ZHANG" w:date="2022-05-04T16:49:00Z">
                        <w:rPr>
                          <w:rFonts w:ascii="Cambria Math" w:hAnsi="Cambria Math"/>
                          <w:lang w:eastAsia="zh-CN"/>
                        </w:rPr>
                      </w:rPrChange>
                    </w:rPr>
                    <m:t>&amp;</m:t>
                  </m:r>
                  <m:r>
                    <w:rPr>
                      <w:rFonts w:ascii="Cambria Math" w:cs="Times New Roman"/>
                      <w:lang w:eastAsia="zh-CN"/>
                      <w:rPrChange w:id="194" w:author="ZHANG" w:date="2022-05-04T16:49:00Z">
                        <w:rPr>
                          <w:rFonts w:ascii="Cambria Math" w:hAnsi="Cambria Math"/>
                          <w:lang w:eastAsia="zh-CN"/>
                        </w:rPr>
                      </w:rPrChange>
                    </w:rPr>
                    <m:t>=</m:t>
                  </m:r>
                  <m:d>
                    <m:dPr>
                      <m:ctrlPr>
                        <w:rPr>
                          <w:rFonts w:ascii="Cambria Math" w:hAnsi="Cambria Math" w:cs="Times New Roman"/>
                          <w:lang w:eastAsia="zh-CN"/>
                        </w:rPr>
                      </m:ctrlPr>
                    </m:dPr>
                    <m:e>
                      <m:r>
                        <w:rPr>
                          <w:rFonts w:ascii="Cambria Math" w:cs="Times New Roman"/>
                          <w:lang w:eastAsia="zh-CN"/>
                          <w:rPrChange w:id="195" w:author="ZHANG" w:date="2022-05-04T16:49:00Z">
                            <w:rPr>
                              <w:rFonts w:ascii="Cambria Math" w:hAnsi="Cambria Math"/>
                              <w:lang w:eastAsia="zh-CN"/>
                            </w:rPr>
                          </w:rPrChange>
                        </w:rPr>
                        <m:t>TRUE</m:t>
                      </m:r>
                    </m:e>
                  </m:d>
                  <m:r>
                    <m:rPr>
                      <m:nor/>
                    </m:rPr>
                    <w:rPr>
                      <w:rFonts w:cs="Times New Roman"/>
                      <w:lang w:eastAsia="zh-CN"/>
                    </w:rPr>
                    <m:t xml:space="preserve"> FALSE TRUE </m:t>
                  </m:r>
                </m:e>
                <m:e>
                  <m:r>
                    <m:rPr>
                      <m:sty m:val="p"/>
                    </m:rPr>
                    <w:rPr>
                      <w:rFonts w:ascii="Cambria Math" w:cs="Times New Roman"/>
                      <w:lang w:eastAsia="zh-CN"/>
                      <w:rPrChange w:id="196" w:author="ZHANG" w:date="2022-05-04T16:49:00Z">
                        <w:rPr>
                          <w:rFonts w:ascii="Cambria Math" w:hAnsi="Cambria Math"/>
                          <w:lang w:eastAsia="zh-CN"/>
                        </w:rPr>
                      </w:rPrChange>
                    </w:rPr>
                    <m:t>&amp;</m:t>
                  </m:r>
                  <m:r>
                    <w:rPr>
                      <w:rFonts w:ascii="Cambria Math" w:cs="Times New Roman"/>
                      <w:lang w:eastAsia="zh-CN"/>
                      <w:rPrChange w:id="197" w:author="ZHANG" w:date="2022-05-04T16:49:00Z">
                        <w:rPr>
                          <w:rFonts w:ascii="Cambria Math" w:hAnsi="Cambria Math"/>
                          <w:lang w:eastAsia="zh-CN"/>
                        </w:rPr>
                      </w:rPrChange>
                    </w:rPr>
                    <m:t>=</m:t>
                  </m:r>
                  <m:d>
                    <m:dPr>
                      <m:ctrlPr>
                        <w:rPr>
                          <w:rFonts w:ascii="Cambria Math" w:hAnsi="Cambria Math" w:cs="Times New Roman"/>
                          <w:lang w:eastAsia="zh-CN"/>
                        </w:rPr>
                      </m:ctrlPr>
                    </m:dPr>
                    <m:e>
                      <m:r>
                        <w:rPr>
                          <w:rFonts w:ascii="Cambria Math" w:cs="Times New Roman"/>
                          <w:lang w:eastAsia="zh-CN"/>
                          <w:rPrChange w:id="198" w:author="ZHANG" w:date="2022-05-04T16:49:00Z">
                            <w:rPr>
                              <w:rFonts w:ascii="Cambria Math" w:hAnsi="Cambria Math"/>
                              <w:lang w:eastAsia="zh-CN"/>
                            </w:rPr>
                          </w:rPrChange>
                        </w:rPr>
                        <m:t>λx</m:t>
                      </m:r>
                      <m:r>
                        <m:rPr>
                          <m:sty m:val="p"/>
                        </m:rPr>
                        <w:rPr>
                          <w:rFonts w:ascii="Cambria Math" w:cs="Times New Roman"/>
                          <w:lang w:eastAsia="zh-CN"/>
                          <w:rPrChange w:id="199" w:author="ZHANG" w:date="2022-05-04T16:49:00Z">
                            <w:rPr>
                              <w:rFonts w:ascii="Cambria Math" w:hAnsi="Cambria Math"/>
                              <w:lang w:eastAsia="zh-CN"/>
                            </w:rPr>
                          </w:rPrChange>
                        </w:rPr>
                        <m:t>.</m:t>
                      </m:r>
                      <m:r>
                        <w:rPr>
                          <w:rFonts w:ascii="Cambria Math" w:cs="Times New Roman"/>
                          <w:lang w:eastAsia="zh-CN"/>
                          <w:rPrChange w:id="200" w:author="ZHANG" w:date="2022-05-04T16:49:00Z">
                            <w:rPr>
                              <w:rFonts w:ascii="Cambria Math" w:hAnsi="Cambria Math"/>
                              <w:lang w:eastAsia="zh-CN"/>
                            </w:rPr>
                          </w:rPrChange>
                        </w:rPr>
                        <m:t>λy</m:t>
                      </m:r>
                      <m:r>
                        <m:rPr>
                          <m:sty m:val="p"/>
                        </m:rPr>
                        <w:rPr>
                          <w:rFonts w:ascii="Cambria Math" w:cs="Times New Roman"/>
                          <w:lang w:eastAsia="zh-CN"/>
                          <w:rPrChange w:id="201" w:author="ZHANG" w:date="2022-05-04T16:49:00Z">
                            <w:rPr>
                              <w:rFonts w:ascii="Cambria Math" w:hAnsi="Cambria Math"/>
                              <w:lang w:eastAsia="zh-CN"/>
                            </w:rPr>
                          </w:rPrChange>
                        </w:rPr>
                        <m:t>.</m:t>
                      </m:r>
                      <m:r>
                        <w:rPr>
                          <w:rFonts w:ascii="Cambria Math" w:cs="Times New Roman"/>
                          <w:lang w:eastAsia="zh-CN"/>
                          <w:rPrChange w:id="202" w:author="ZHANG" w:date="2022-05-04T16:49:00Z">
                            <w:rPr>
                              <w:rFonts w:ascii="Cambria Math" w:hAnsi="Cambria Math"/>
                              <w:lang w:eastAsia="zh-CN"/>
                            </w:rPr>
                          </w:rPrChange>
                        </w:rPr>
                        <m:t>x</m:t>
                      </m:r>
                    </m:e>
                  </m:d>
                  <m:r>
                    <m:rPr>
                      <m:nor/>
                    </m:rPr>
                    <w:rPr>
                      <w:rFonts w:cs="Times New Roman"/>
                      <w:lang w:eastAsia="zh-CN"/>
                    </w:rPr>
                    <m:t xml:space="preserve"> FALSE TRUE </m:t>
                  </m:r>
                </m:e>
                <m:e>
                  <m:r>
                    <m:rPr>
                      <m:sty m:val="p"/>
                    </m:rPr>
                    <w:rPr>
                      <w:rFonts w:ascii="Cambria Math" w:cs="Times New Roman"/>
                      <w:lang w:eastAsia="zh-CN"/>
                      <w:rPrChange w:id="203" w:author="ZHANG" w:date="2022-05-04T16:49:00Z">
                        <w:rPr>
                          <w:rFonts w:ascii="Cambria Math" w:hAnsi="Cambria Math"/>
                          <w:lang w:eastAsia="zh-CN"/>
                        </w:rPr>
                      </w:rPrChange>
                    </w:rPr>
                    <m:t>&amp;</m:t>
                  </m:r>
                  <m:r>
                    <w:rPr>
                      <w:rFonts w:ascii="Cambria Math" w:cs="Times New Roman"/>
                      <w:lang w:eastAsia="zh-CN"/>
                      <w:rPrChange w:id="204" w:author="ZHANG" w:date="2022-05-04T16:49:00Z">
                        <w:rPr>
                          <w:rFonts w:ascii="Cambria Math" w:hAnsi="Cambria Math"/>
                          <w:lang w:eastAsia="zh-CN"/>
                        </w:rPr>
                      </w:rPrChange>
                    </w:rPr>
                    <m:t>=FASLE</m:t>
                  </m:r>
                </m:e>
              </m:eqArr>
              <m:r>
                <w:rPr>
                  <w:rFonts w:ascii="Cambria Math" w:cs="Times New Roman"/>
                  <w:lang w:eastAsia="zh-CN"/>
                  <w:rPrChange w:id="205" w:author="ZHANG" w:date="2022-05-04T16:49:00Z">
                    <w:rPr>
                      <w:rFonts w:ascii="Cambria Math" w:hAnsi="Cambria Math"/>
                      <w:lang w:eastAsia="zh-CN"/>
                    </w:rPr>
                  </w:rPrChange>
                </w:rPr>
                <m:t>#</m:t>
              </m:r>
            </m:e>
          </m:eqArr>
        </m:oMath>
      </m:oMathPara>
    </w:p>
    <w:bookmarkEnd w:id="181"/>
    <w:bookmarkEnd w:id="182"/>
    <w:p w14:paraId="5E00964A" w14:textId="77777777" w:rsidR="007436D6" w:rsidRPr="001957DE" w:rsidRDefault="007436D6" w:rsidP="00897632">
      <w:pPr>
        <w:pStyle w:val="a8"/>
        <w:rPr>
          <w:rFonts w:cs="Times New Roman"/>
          <w:lang w:eastAsia="zh-CN"/>
        </w:rPr>
      </w:pPr>
    </w:p>
    <w:p w14:paraId="2A12C556" w14:textId="3034CACD" w:rsidR="00422864" w:rsidRDefault="005A716F" w:rsidP="00FB048E">
      <w:pPr>
        <w:pStyle w:val="FirstParagraph"/>
        <w:spacing w:after="240"/>
        <w:ind w:firstLine="480"/>
      </w:pPr>
      <w:r w:rsidRPr="001957DE">
        <w:t>其结果是一个</w:t>
      </w:r>
      <w:bookmarkStart w:id="206" w:name="OLE_LINK72"/>
      <w:bookmarkStart w:id="207" w:name="OLE_LINK73"/>
      <m:oMath>
        <m:r>
          <w:rPr>
            <w:rFonts w:ascii="Cambria Math"/>
            <w:rPrChange w:id="208" w:author="ZHANG" w:date="2022-05-04T16:49:00Z">
              <w:rPr>
                <w:rFonts w:ascii="Cambria Math" w:hAnsi="Cambria Math"/>
              </w:rPr>
            </w:rPrChange>
          </w:rPr>
          <m:t>β</m:t>
        </m:r>
      </m:oMath>
      <w:bookmarkEnd w:id="206"/>
      <w:bookmarkEnd w:id="207"/>
      <w:r w:rsidRPr="001957DE">
        <w:t>规范型，且符合通常对布尔非运算的一般认识。</w:t>
      </w:r>
    </w:p>
    <w:p w14:paraId="7454D6C9" w14:textId="77777777" w:rsidR="00FB048E" w:rsidRPr="001957DE" w:rsidRDefault="00FB048E" w:rsidP="00FB048E">
      <w:pPr>
        <w:pStyle w:val="FirstParagraph"/>
        <w:spacing w:after="240"/>
        <w:ind w:firstLine="480"/>
      </w:pPr>
    </w:p>
    <w:p w14:paraId="2D292BD7" w14:textId="77777777" w:rsidR="00A94696" w:rsidRPr="001957DE" w:rsidRDefault="00A94696" w:rsidP="002A64AF">
      <w:pPr>
        <w:pStyle w:val="FirstParagraph"/>
        <w:spacing w:after="240"/>
        <w:ind w:firstLine="480"/>
      </w:pPr>
      <w:r w:rsidRPr="001957DE">
        <w:t>总而言之，</w:t>
      </w:r>
      <w:r w:rsidRPr="001957DE">
        <w:t>lambda</w:t>
      </w:r>
      <w:r w:rsidRPr="001957DE">
        <w:t>演算理论提供了一种机制和信心，可以只使用函数计算来解决其他指令编程语言</w:t>
      </w:r>
      <w:r w:rsidR="00422864" w:rsidRPr="001957DE">
        <w:t>能</w:t>
      </w:r>
      <w:r w:rsidRPr="001957DE">
        <w:t>解决的问题。</w:t>
      </w:r>
    </w:p>
    <w:p w14:paraId="1F83A868" w14:textId="77777777" w:rsidR="00930EE2" w:rsidRPr="001957DE" w:rsidRDefault="005A716F" w:rsidP="00D846E7">
      <w:pPr>
        <w:pStyle w:val="2"/>
        <w:spacing w:after="240"/>
        <w:rPr>
          <w:rFonts w:cs="Times New Roman"/>
        </w:rPr>
      </w:pPr>
      <w:bookmarkStart w:id="209" w:name="_Toc104020913"/>
      <w:bookmarkStart w:id="210" w:name="函数式编程lambda-演算的图灵表述"/>
      <w:bookmarkEnd w:id="76"/>
      <w:r w:rsidRPr="001957DE">
        <w:rPr>
          <w:rFonts w:cs="Times New Roman"/>
        </w:rPr>
        <w:t>函数式编程</w:t>
      </w:r>
      <w:bookmarkEnd w:id="209"/>
    </w:p>
    <w:p w14:paraId="18E05455" w14:textId="77777777" w:rsidR="00897632" w:rsidRPr="001957DE" w:rsidRDefault="005A716F" w:rsidP="002A64AF">
      <w:pPr>
        <w:pStyle w:val="FirstParagraph"/>
        <w:spacing w:after="240"/>
        <w:ind w:firstLine="480"/>
      </w:pPr>
      <w:r w:rsidRPr="001957DE">
        <w:t>相对于人们所熟悉的指令式编程，函数式编程是一种完全不同的编程范式，它将计算视为函数的求值，从而避免了状态变更和使用可变数据。</w:t>
      </w:r>
      <w:r w:rsidR="00C16004" w:rsidRPr="001957DE">
        <w:t>其</w:t>
      </w:r>
      <w:r w:rsidRPr="001957DE">
        <w:t>特点有：</w:t>
      </w:r>
    </w:p>
    <w:p w14:paraId="710FFD58" w14:textId="77777777" w:rsidR="00897632" w:rsidRPr="001957DE" w:rsidRDefault="00897632" w:rsidP="002A64AF">
      <w:pPr>
        <w:pStyle w:val="FirstParagraph"/>
        <w:spacing w:after="240"/>
        <w:ind w:firstLine="480"/>
      </w:pPr>
    </w:p>
    <w:p w14:paraId="0D770937" w14:textId="77777777" w:rsidR="00930EE2" w:rsidRPr="001957DE" w:rsidRDefault="005A716F" w:rsidP="002A64AF">
      <w:pPr>
        <w:pStyle w:val="FirstParagraph"/>
        <w:numPr>
          <w:ilvl w:val="0"/>
          <w:numId w:val="32"/>
        </w:numPr>
        <w:spacing w:after="240"/>
        <w:ind w:firstLineChars="0"/>
      </w:pPr>
      <w:r w:rsidRPr="001957DE">
        <w:t>函数是</w:t>
      </w:r>
      <w:r w:rsidRPr="001957DE">
        <w:t>”</w:t>
      </w:r>
      <w:r w:rsidRPr="001957DE">
        <w:t>一等公民</w:t>
      </w:r>
      <w:r w:rsidRPr="001957DE">
        <w:t>”</w:t>
      </w:r>
      <w:r w:rsidRPr="001957DE">
        <w:t>：与其他数据类型处于平等地位，无需特殊操作即可以赋值给其他变量，也可以作为参数传入另一个函数，或者作为别的函数的返回值。</w:t>
      </w:r>
    </w:p>
    <w:p w14:paraId="2AA93A5B" w14:textId="77777777" w:rsidR="00930EE2" w:rsidRPr="001957DE" w:rsidRDefault="005A716F" w:rsidP="002A64AF">
      <w:pPr>
        <w:pStyle w:val="FirstParagraph"/>
        <w:numPr>
          <w:ilvl w:val="0"/>
          <w:numId w:val="32"/>
        </w:numPr>
        <w:spacing w:after="240"/>
        <w:ind w:firstLineChars="0"/>
      </w:pPr>
      <w:r w:rsidRPr="001957DE">
        <w:t>只用</w:t>
      </w:r>
      <w:r w:rsidRPr="001957DE">
        <w:t>“</w:t>
      </w:r>
      <w:r w:rsidRPr="001957DE">
        <w:t>表达式</w:t>
      </w:r>
      <w:r w:rsidRPr="001957DE">
        <w:t>”</w:t>
      </w:r>
      <w:r w:rsidRPr="001957DE">
        <w:t>，不用</w:t>
      </w:r>
      <w:r w:rsidRPr="001957DE">
        <w:t>“</w:t>
      </w:r>
      <w:r w:rsidRPr="001957DE">
        <w:t>语句</w:t>
      </w:r>
      <w:r w:rsidRPr="001957DE">
        <w:t>”</w:t>
      </w:r>
      <w:r w:rsidRPr="001957DE">
        <w:t>：每一步都是单纯的运算，而且都有返回值。</w:t>
      </w:r>
    </w:p>
    <w:p w14:paraId="39307174" w14:textId="54EF50B8" w:rsidR="00930EE2" w:rsidRPr="001957DE" w:rsidRDefault="0078007E" w:rsidP="002A64AF">
      <w:pPr>
        <w:pStyle w:val="FirstParagraph"/>
        <w:numPr>
          <w:ilvl w:val="0"/>
          <w:numId w:val="32"/>
        </w:numPr>
        <w:spacing w:after="240"/>
        <w:ind w:firstLineChars="0"/>
      </w:pPr>
      <w:r>
        <w:rPr>
          <w:rFonts w:hint="eastAsia"/>
        </w:rPr>
        <w:t>函数</w:t>
      </w:r>
      <w:r w:rsidR="005A716F" w:rsidRPr="001957DE">
        <w:t>没有</w:t>
      </w:r>
      <w:r w:rsidR="005A716F" w:rsidRPr="001957DE">
        <w:t>“</w:t>
      </w:r>
      <w:r w:rsidR="005A716F" w:rsidRPr="001957DE">
        <w:t>副作用</w:t>
      </w:r>
      <w:r w:rsidR="005A716F" w:rsidRPr="001957DE">
        <w:t>”</w:t>
      </w:r>
      <w:r w:rsidR="005A716F" w:rsidRPr="001957DE">
        <w:t>：</w:t>
      </w:r>
      <w:r>
        <w:rPr>
          <w:rFonts w:hint="eastAsia"/>
        </w:rPr>
        <w:t>不改变系统内部的状态而仅仅</w:t>
      </w:r>
      <w:r w:rsidR="005A716F" w:rsidRPr="001957DE">
        <w:rPr>
          <w:rFonts w:hint="eastAsia"/>
        </w:rPr>
        <w:t>返</w:t>
      </w:r>
      <w:r w:rsidR="005A716F" w:rsidRPr="001957DE">
        <w:t>回一个新的值。</w:t>
      </w:r>
    </w:p>
    <w:p w14:paraId="127D320E" w14:textId="77777777" w:rsidR="00897632" w:rsidRPr="001957DE" w:rsidRDefault="00897632" w:rsidP="002A64AF">
      <w:pPr>
        <w:pStyle w:val="FirstParagraph"/>
        <w:spacing w:after="240"/>
        <w:ind w:firstLine="480"/>
      </w:pPr>
    </w:p>
    <w:p w14:paraId="67F5FE6D" w14:textId="77777777" w:rsidR="001B7A20" w:rsidRPr="001957DE" w:rsidRDefault="005A716F" w:rsidP="002A64AF">
      <w:pPr>
        <w:pStyle w:val="FirstParagraph"/>
        <w:spacing w:after="240"/>
        <w:ind w:firstLine="480"/>
      </w:pPr>
      <w:r w:rsidRPr="001957DE">
        <w:t>在函数式编程中，</w:t>
      </w:r>
      <w:r w:rsidRPr="001957DE">
        <w:t>lambda</w:t>
      </w:r>
      <w:r w:rsidRPr="001957DE">
        <w:t>演算（也就是匿名函数）被用作一个函数生成器：</w:t>
      </w:r>
    </w:p>
    <w:p w14:paraId="632E9667" w14:textId="79FD1340" w:rsidR="001238C3" w:rsidRPr="001957DE" w:rsidRDefault="001238C3" w:rsidP="0066150F">
      <w:pPr>
        <w:pStyle w:val="a9"/>
      </w:pPr>
      <w:r w:rsidRPr="001957DE">
        <w:t>let </w:t>
      </w:r>
      <w:r w:rsidR="0078007E">
        <w:t>_</w:t>
      </w:r>
      <w:r w:rsidRPr="001957DE">
        <w:t>multipl = </w:t>
      </w:r>
      <w:bookmarkStart w:id="211" w:name="OLE_LINK33"/>
      <w:bookmarkStart w:id="212" w:name="OLE_LINK34"/>
      <w:r w:rsidR="008C4D55" w:rsidRPr="001957DE">
        <w:t>λ</w:t>
      </w:r>
      <w:bookmarkEnd w:id="211"/>
      <w:bookmarkEnd w:id="212"/>
      <w:r w:rsidRPr="001957DE">
        <w:t>x</w:t>
      </w:r>
      <w:r w:rsidR="008C4D55" w:rsidRPr="001957DE">
        <w:t>λ</w:t>
      </w:r>
      <w:r w:rsidRPr="001957DE">
        <w:t>y.x*y   </w:t>
      </w:r>
    </w:p>
    <w:p w14:paraId="0D4CE276" w14:textId="3AC3D48D" w:rsidR="001238C3" w:rsidRPr="001957DE" w:rsidRDefault="001238C3" w:rsidP="0066150F">
      <w:pPr>
        <w:pStyle w:val="a9"/>
      </w:pPr>
      <w:r w:rsidRPr="001957DE">
        <w:t>let </w:t>
      </w:r>
      <w:r w:rsidR="0078007E">
        <w:t>_</w:t>
      </w:r>
      <w:r w:rsidRPr="001957DE">
        <w:t>conbine = </w:t>
      </w:r>
      <w:r w:rsidR="008C4D55" w:rsidRPr="001957DE">
        <w:t>λ</w:t>
      </w:r>
      <w:r w:rsidRPr="001957DE">
        <w:t>x</w:t>
      </w:r>
      <w:r w:rsidR="008C4D55" w:rsidRPr="001957DE">
        <w:t>λ</w:t>
      </w:r>
      <w:r w:rsidRPr="001957DE">
        <w:t>y.xy  </w:t>
      </w:r>
    </w:p>
    <w:p w14:paraId="599871B4" w14:textId="77777777" w:rsidR="001238C3" w:rsidRPr="001957DE" w:rsidRDefault="001238C3" w:rsidP="0066150F">
      <w:pPr>
        <w:pStyle w:val="a9"/>
      </w:pPr>
      <w:r w:rsidRPr="001957DE">
        <w:t>;;; apply and eval  </w:t>
      </w:r>
    </w:p>
    <w:p w14:paraId="484EE001" w14:textId="1156F15C" w:rsidR="001238C3" w:rsidRPr="001957DE" w:rsidRDefault="0078007E" w:rsidP="0066150F">
      <w:pPr>
        <w:pStyle w:val="a9"/>
      </w:pPr>
      <w:r>
        <w:t>_</w:t>
      </w:r>
      <w:r w:rsidR="001238C3" w:rsidRPr="001957DE">
        <w:t>multipl 2 3 -&gt; 2 * 3  </w:t>
      </w:r>
    </w:p>
    <w:p w14:paraId="14F4697F" w14:textId="465D7C25" w:rsidR="001238C3" w:rsidRPr="00794BD1" w:rsidRDefault="0078007E" w:rsidP="0066150F">
      <w:pPr>
        <w:pStyle w:val="a9"/>
      </w:pPr>
      <w:r>
        <w:t>_</w:t>
      </w:r>
      <w:r w:rsidR="001238C3" w:rsidRPr="001957DE">
        <w:t>conbine ‘BYV’ ‘oid’ -&gt; ‘BYVoid’</w:t>
      </w:r>
      <w:r w:rsidR="001238C3" w:rsidRPr="00794BD1">
        <w:t> </w:t>
      </w:r>
    </w:p>
    <w:p w14:paraId="69A1C424" w14:textId="77777777" w:rsidR="00930EE2" w:rsidRPr="001957DE" w:rsidRDefault="005A716F" w:rsidP="002A64AF">
      <w:pPr>
        <w:pStyle w:val="FirstParagraph"/>
        <w:spacing w:after="240"/>
        <w:ind w:firstLine="480"/>
      </w:pPr>
      <w:r w:rsidRPr="001957DE">
        <w:t>这为函数成为</w:t>
      </w:r>
      <w:r w:rsidR="008C4D55" w:rsidRPr="001957DE">
        <w:t>“</w:t>
      </w:r>
      <w:r w:rsidRPr="001957DE">
        <w:t>一等公民</w:t>
      </w:r>
      <w:r w:rsidR="008C4D55" w:rsidRPr="001957DE">
        <w:t>”</w:t>
      </w:r>
      <w:r w:rsidRPr="001957DE">
        <w:t>提供了实现手段和理论依据。</w:t>
      </w:r>
    </w:p>
    <w:p w14:paraId="7DEE95D5" w14:textId="70D1F187" w:rsidR="00897632" w:rsidRPr="001957DE" w:rsidRDefault="00897632" w:rsidP="002A64AF">
      <w:pPr>
        <w:pStyle w:val="FirstParagraph"/>
        <w:spacing w:after="240"/>
        <w:ind w:firstLine="480"/>
      </w:pPr>
    </w:p>
    <w:p w14:paraId="44F6F6C7" w14:textId="77777777" w:rsidR="009132C5" w:rsidRPr="001957DE" w:rsidRDefault="005A716F" w:rsidP="002A64AF">
      <w:pPr>
        <w:pStyle w:val="FirstParagraph"/>
        <w:spacing w:after="240"/>
        <w:ind w:firstLine="480"/>
      </w:pPr>
      <w:r w:rsidRPr="005869DC">
        <w:rPr>
          <w:rFonts w:ascii="宋体" w:eastAsia="宋体" w:hAnsi="宋体"/>
        </w:rPr>
        <w:t>考虑到大多数函数式语言要运行在依据图灵有限状态机模型设计出来</w:t>
      </w:r>
      <w:r w:rsidRPr="001957DE">
        <w:t>的硬件上，这些硬件对基本的数据操作做了相当多的优化工作。在计算的最终阶段（例如</w:t>
      </w:r>
      <w:r w:rsidRPr="001957DE">
        <w:rPr>
          <w:rStyle w:val="VerbatimChar"/>
          <w:rFonts w:ascii="Times New Roman" w:hAnsi="Times New Roman" w:cs="Times New Roman"/>
        </w:rPr>
        <w:t>2 * 3</w:t>
      </w:r>
      <w:r w:rsidRPr="001957DE">
        <w:t>）依然使用</w:t>
      </w:r>
      <w:r w:rsidRPr="001957DE">
        <w:t xml:space="preserve">lambda </w:t>
      </w:r>
      <w:r w:rsidRPr="001957DE">
        <w:t>演算系统是十分不明智的。</w:t>
      </w:r>
    </w:p>
    <w:p w14:paraId="5166076F" w14:textId="77777777" w:rsidR="009132C5" w:rsidRPr="001957DE" w:rsidRDefault="008C4D55" w:rsidP="002A64AF">
      <w:pPr>
        <w:pStyle w:val="FirstParagraph"/>
        <w:spacing w:after="240"/>
        <w:ind w:firstLine="480"/>
      </w:pPr>
      <w:bookmarkStart w:id="213" w:name="OLE_LINK35"/>
      <w:bookmarkStart w:id="214" w:name="OLE_LINK36"/>
      <w:r w:rsidRPr="001957DE">
        <w:t xml:space="preserve">Lambda </w:t>
      </w:r>
      <w:r w:rsidRPr="001957DE">
        <w:t>演算模型表示的乘法计算过程：</w:t>
      </w:r>
    </w:p>
    <w:bookmarkEnd w:id="213"/>
    <w:bookmarkEnd w:id="214"/>
    <w:p w14:paraId="523810AE" w14:textId="77777777" w:rsidR="009132C5" w:rsidRPr="001957DE" w:rsidRDefault="00AC31FA" w:rsidP="0095004D">
      <w:pPr>
        <w:rPr>
          <w:rFonts w:cs="Times New Roman"/>
        </w:rPr>
      </w:pPr>
      <m:oMathPara>
        <m:oMath>
          <m:eqArr>
            <m:eqArrPr>
              <m:ctrlPr>
                <w:rPr>
                  <w:rFonts w:ascii="Cambria Math" w:hAnsi="Cambria Math" w:cs="Times New Roman"/>
                </w:rPr>
              </m:ctrlPr>
            </m:eqArrPr>
            <m:e>
              <m:r>
                <m:rPr>
                  <m:sty m:val="p"/>
                </m:rPr>
                <w:rPr>
                  <w:rFonts w:ascii="Cambria Math" w:hAnsi="Times New Roman" w:cs="Times New Roman"/>
                  <w:rPrChange w:id="215" w:author="ZHANG" w:date="2022-05-04T16:49:00Z">
                    <w:rPr>
                      <w:rFonts w:ascii="Cambria Math" w:hAnsi="Cambria Math"/>
                    </w:rPr>
                  </w:rPrChange>
                </w:rPr>
                <m:t>2</m:t>
              </m:r>
              <m:r>
                <m:rPr>
                  <m:sty m:val="p"/>
                </m:rPr>
                <w:rPr>
                  <w:rFonts w:ascii="Cambria Math" w:hAnsi="Times New Roman" w:cs="Times New Roman" w:hint="eastAsia"/>
                  <w:rPrChange w:id="216" w:author="ZHANG" w:date="2022-05-04T16:49:00Z">
                    <w:rPr>
                      <w:rFonts w:ascii="Cambria Math" w:hAnsi="Cambria Math" w:hint="eastAsia"/>
                    </w:rPr>
                  </w:rPrChange>
                </w:rPr>
                <m:t>*</m:t>
              </m:r>
              <m:r>
                <m:rPr>
                  <m:sty m:val="p"/>
                </m:rPr>
                <w:rPr>
                  <w:rFonts w:ascii="Cambria Math" w:hAnsi="Times New Roman" w:cs="Times New Roman"/>
                  <w:rPrChange w:id="217" w:author="ZHANG" w:date="2022-05-04T16:49:00Z">
                    <w:rPr>
                      <w:rFonts w:ascii="Cambria Math" w:hAnsi="Cambria Math"/>
                    </w:rPr>
                  </w:rPrChange>
                </w:rPr>
                <m:t>3</m:t>
              </m:r>
              <m:r>
                <w:rPr>
                  <w:rFonts w:ascii="Cambria Math" w:hAnsi="Times New Roman" w:cs="Times New Roman"/>
                  <w:rPrChange w:id="218" w:author="ZHANG" w:date="2022-05-04T16:49:00Z">
                    <w:rPr>
                      <w:rFonts w:ascii="Cambria Math" w:hAnsi="Cambria Math"/>
                    </w:rPr>
                  </w:rPrChange>
                </w:rPr>
                <m:t>&amp;=MULTIPLY</m:t>
              </m:r>
              <m:r>
                <m:rPr>
                  <m:sty m:val="p"/>
                </m:rPr>
                <w:rPr>
                  <w:rFonts w:ascii="Cambria Math" w:hAnsi="Times New Roman" w:cs="Times New Roman"/>
                  <w:rPrChange w:id="219" w:author="ZHANG" w:date="2022-05-04T16:49:00Z">
                    <w:rPr>
                      <w:rFonts w:ascii="Cambria Math" w:hAnsi="Cambria Math"/>
                    </w:rPr>
                  </w:rPrChange>
                </w:rPr>
                <m:t xml:space="preserve"> 2 3</m:t>
              </m:r>
              <m:r>
                <m:rPr>
                  <m:sty m:val="p"/>
                </m:rPr>
                <w:rPr>
                  <w:rFonts w:ascii="Cambria Math" w:hAnsi="Times New Roman" w:cs="Times New Roman"/>
                  <w:rPrChange w:id="220" w:author="ZHANG" w:date="2022-05-04T16:49:00Z">
                    <w:rPr>
                      <w:rFonts w:ascii="Cambria Math" w:hAnsi="Cambria Math"/>
                    </w:rPr>
                  </w:rPrChange>
                </w:rPr>
                <m:t>⇒</m:t>
              </m:r>
              <m:limUpp>
                <m:limUppPr>
                  <m:ctrlPr>
                    <w:rPr>
                      <w:rFonts w:ascii="Cambria Math" w:hAnsi="Cambria Math" w:cs="Times New Roman"/>
                    </w:rPr>
                  </m:ctrlPr>
                </m:limUppPr>
                <m:e>
                  <m:acc>
                    <m:accPr>
                      <m:chr m:val="⏞"/>
                      <m:ctrlPr>
                        <w:rPr>
                          <w:rFonts w:ascii="Cambria Math" w:hAnsi="Cambria Math" w:cs="Times New Roman"/>
                        </w:rPr>
                      </m:ctrlPr>
                    </m:accPr>
                    <m:e>
                      <m:r>
                        <m:rPr>
                          <m:sty m:val="p"/>
                        </m:rPr>
                        <w:rPr>
                          <w:rFonts w:ascii="Cambria Math" w:hAnsi="Times New Roman" w:cs="Times New Roman"/>
                          <w:rPrChange w:id="221" w:author="ZHANG" w:date="2022-05-04T16:49:00Z">
                            <w:rPr>
                              <w:rFonts w:ascii="Cambria Math" w:hAnsi="Cambria Math"/>
                            </w:rPr>
                          </w:rPrChange>
                        </w:rPr>
                        <m:t>(</m:t>
                      </m:r>
                      <m:r>
                        <w:rPr>
                          <w:rFonts w:ascii="Cambria Math" w:hAnsi="Times New Roman" w:cs="Times New Roman"/>
                          <w:rPrChange w:id="222" w:author="ZHANG" w:date="2022-05-04T16:49:00Z">
                            <w:rPr>
                              <w:rFonts w:ascii="Cambria Math" w:hAnsi="Cambria Math"/>
                            </w:rPr>
                          </w:rPrChange>
                        </w:rPr>
                        <m:t>λabc</m:t>
                      </m:r>
                      <m:r>
                        <m:rPr>
                          <m:sty m:val="p"/>
                        </m:rPr>
                        <w:rPr>
                          <w:rFonts w:ascii="Cambria Math" w:hAnsi="Cambria Math" w:cs="Times New Roman" w:hint="eastAsia"/>
                        </w:rPr>
                        <m:t>⋅</m:t>
                      </m:r>
                      <m:r>
                        <w:rPr>
                          <w:rFonts w:ascii="Cambria Math" w:hAnsi="Times New Roman" w:cs="Times New Roman"/>
                          <w:rPrChange w:id="223" w:author="ZHANG" w:date="2022-05-04T16:49:00Z">
                            <w:rPr>
                              <w:rFonts w:ascii="Cambria Math" w:hAnsi="Cambria Math"/>
                            </w:rPr>
                          </w:rPrChange>
                        </w:rPr>
                        <m:t>a</m:t>
                      </m:r>
                      <m:r>
                        <m:rPr>
                          <m:sty m:val="p"/>
                        </m:rPr>
                        <w:rPr>
                          <w:rFonts w:ascii="Cambria Math" w:hAnsi="Times New Roman" w:cs="Times New Roman"/>
                          <w:rPrChange w:id="224" w:author="ZHANG" w:date="2022-05-04T16:49:00Z">
                            <w:rPr>
                              <w:rFonts w:ascii="Cambria Math" w:hAnsi="Cambria Math"/>
                            </w:rPr>
                          </w:rPrChange>
                        </w:rPr>
                        <m:t>(</m:t>
                      </m:r>
                      <m:r>
                        <w:rPr>
                          <w:rFonts w:ascii="Cambria Math" w:hAnsi="Times New Roman" w:cs="Times New Roman"/>
                          <w:rPrChange w:id="225" w:author="ZHANG" w:date="2022-05-04T16:49:00Z">
                            <w:rPr>
                              <w:rFonts w:ascii="Cambria Math" w:hAnsi="Cambria Math"/>
                            </w:rPr>
                          </w:rPrChange>
                        </w:rPr>
                        <m:t>bc</m:t>
                      </m:r>
                      <m:r>
                        <m:rPr>
                          <m:sty m:val="p"/>
                        </m:rPr>
                        <w:rPr>
                          <w:rFonts w:ascii="Cambria Math" w:hAnsi="Times New Roman" w:cs="Times New Roman"/>
                          <w:rPrChange w:id="226" w:author="ZHANG" w:date="2022-05-04T16:49:00Z">
                            <w:rPr>
                              <w:rFonts w:ascii="Cambria Math" w:hAnsi="Cambria Math"/>
                            </w:rPr>
                          </w:rPrChange>
                        </w:rPr>
                        <m:t>))(</m:t>
                      </m:r>
                      <m:r>
                        <w:rPr>
                          <w:rFonts w:ascii="Cambria Math" w:hAnsi="Times New Roman" w:cs="Times New Roman"/>
                          <w:rPrChange w:id="227" w:author="ZHANG" w:date="2022-05-04T16:49:00Z">
                            <w:rPr>
                              <w:rFonts w:ascii="Cambria Math" w:hAnsi="Cambria Math"/>
                            </w:rPr>
                          </w:rPrChange>
                        </w:rPr>
                        <m:t>λsz</m:t>
                      </m:r>
                      <m:r>
                        <m:rPr>
                          <m:sty m:val="p"/>
                        </m:rPr>
                        <w:rPr>
                          <w:rFonts w:ascii="Cambria Math" w:hAnsi="Times New Roman" w:cs="Times New Roman"/>
                          <w:rPrChange w:id="228" w:author="ZHANG" w:date="2022-05-04T16:49:00Z">
                            <w:rPr>
                              <w:rFonts w:ascii="Cambria Math" w:hAnsi="Cambria Math"/>
                            </w:rPr>
                          </w:rPrChange>
                        </w:rPr>
                        <m:t>.</m:t>
                      </m:r>
                      <m:r>
                        <w:rPr>
                          <w:rFonts w:ascii="Cambria Math" w:hAnsi="Times New Roman" w:cs="Times New Roman"/>
                          <w:rPrChange w:id="229" w:author="ZHANG" w:date="2022-05-04T16:49:00Z">
                            <w:rPr>
                              <w:rFonts w:ascii="Cambria Math" w:hAnsi="Cambria Math"/>
                            </w:rPr>
                          </w:rPrChange>
                        </w:rPr>
                        <m:t>s</m:t>
                      </m:r>
                      <m:r>
                        <m:rPr>
                          <m:sty m:val="p"/>
                        </m:rPr>
                        <w:rPr>
                          <w:rFonts w:ascii="Cambria Math" w:hAnsi="Times New Roman" w:cs="Times New Roman"/>
                          <w:rPrChange w:id="230" w:author="ZHANG" w:date="2022-05-04T16:49:00Z">
                            <w:rPr>
                              <w:rFonts w:ascii="Cambria Math" w:hAnsi="Cambria Math"/>
                            </w:rPr>
                          </w:rPrChange>
                        </w:rPr>
                        <m:t>(</m:t>
                      </m:r>
                      <m:r>
                        <w:rPr>
                          <w:rFonts w:ascii="Cambria Math" w:hAnsi="Times New Roman" w:cs="Times New Roman"/>
                          <w:rPrChange w:id="231" w:author="ZHANG" w:date="2022-05-04T16:49:00Z">
                            <w:rPr>
                              <w:rFonts w:ascii="Cambria Math" w:hAnsi="Cambria Math"/>
                            </w:rPr>
                          </w:rPrChange>
                        </w:rPr>
                        <m:t>s</m:t>
                      </m:r>
                      <m:r>
                        <m:rPr>
                          <m:sty m:val="p"/>
                        </m:rPr>
                        <w:rPr>
                          <w:rFonts w:ascii="Cambria Math" w:hAnsi="Times New Roman" w:cs="Times New Roman"/>
                          <w:rPrChange w:id="232" w:author="ZHANG" w:date="2022-05-04T16:49:00Z">
                            <w:rPr>
                              <w:rFonts w:ascii="Cambria Math" w:hAnsi="Cambria Math"/>
                            </w:rPr>
                          </w:rPrChange>
                        </w:rPr>
                        <m:t>(</m:t>
                      </m:r>
                      <m:r>
                        <w:rPr>
                          <w:rFonts w:ascii="Cambria Math" w:hAnsi="Times New Roman" w:cs="Times New Roman"/>
                          <w:rPrChange w:id="233" w:author="ZHANG" w:date="2022-05-04T16:49:00Z">
                            <w:rPr>
                              <w:rFonts w:ascii="Cambria Math" w:hAnsi="Cambria Math"/>
                            </w:rPr>
                          </w:rPrChange>
                        </w:rPr>
                        <m:t>z</m:t>
                      </m:r>
                      <m:r>
                        <m:rPr>
                          <m:sty m:val="p"/>
                        </m:rPr>
                        <w:rPr>
                          <w:rFonts w:ascii="Cambria Math" w:hAnsi="Times New Roman" w:cs="Times New Roman"/>
                          <w:rPrChange w:id="234" w:author="ZHANG" w:date="2022-05-04T16:49:00Z">
                            <w:rPr>
                              <w:rFonts w:ascii="Cambria Math" w:hAnsi="Cambria Math"/>
                            </w:rPr>
                          </w:rPrChange>
                        </w:rPr>
                        <m:t>)))(</m:t>
                      </m:r>
                      <m:r>
                        <w:rPr>
                          <w:rFonts w:ascii="Cambria Math" w:hAnsi="Times New Roman" w:cs="Times New Roman"/>
                          <w:rPrChange w:id="235" w:author="ZHANG" w:date="2022-05-04T16:49:00Z">
                            <w:rPr>
                              <w:rFonts w:ascii="Cambria Math" w:hAnsi="Cambria Math"/>
                            </w:rPr>
                          </w:rPrChange>
                        </w:rPr>
                        <m:t>λxy</m:t>
                      </m:r>
                      <m:r>
                        <m:rPr>
                          <m:sty m:val="p"/>
                        </m:rPr>
                        <w:rPr>
                          <w:rFonts w:ascii="Cambria Math" w:hAnsi="Cambria Math" w:cs="Times New Roman" w:hint="eastAsia"/>
                        </w:rPr>
                        <m:t>⋅</m:t>
                      </m:r>
                      <m:r>
                        <w:rPr>
                          <w:rFonts w:ascii="Cambria Math" w:hAnsi="Times New Roman" w:cs="Times New Roman"/>
                          <w:rPrChange w:id="236" w:author="ZHANG" w:date="2022-05-04T16:49:00Z">
                            <w:rPr>
                              <w:rFonts w:ascii="Cambria Math" w:hAnsi="Cambria Math"/>
                            </w:rPr>
                          </w:rPrChange>
                        </w:rPr>
                        <m:t>x</m:t>
                      </m:r>
                      <m:r>
                        <m:rPr>
                          <m:sty m:val="p"/>
                        </m:rPr>
                        <w:rPr>
                          <w:rFonts w:ascii="Cambria Math" w:hAnsi="Times New Roman" w:cs="Times New Roman"/>
                          <w:rPrChange w:id="237" w:author="ZHANG" w:date="2022-05-04T16:49:00Z">
                            <w:rPr>
                              <w:rFonts w:ascii="Cambria Math" w:hAnsi="Cambria Math"/>
                            </w:rPr>
                          </w:rPrChange>
                        </w:rPr>
                        <m:t>(</m:t>
                      </m:r>
                      <m:r>
                        <w:rPr>
                          <w:rFonts w:ascii="Cambria Math" w:hAnsi="Times New Roman" w:cs="Times New Roman"/>
                          <w:rPrChange w:id="238" w:author="ZHANG" w:date="2022-05-04T16:49:00Z">
                            <w:rPr>
                              <w:rFonts w:ascii="Cambria Math" w:hAnsi="Cambria Math"/>
                            </w:rPr>
                          </w:rPrChange>
                        </w:rPr>
                        <m:t>x</m:t>
                      </m:r>
                      <m:r>
                        <m:rPr>
                          <m:sty m:val="p"/>
                        </m:rPr>
                        <w:rPr>
                          <w:rFonts w:ascii="Cambria Math" w:hAnsi="Times New Roman" w:cs="Times New Roman"/>
                          <w:rPrChange w:id="239" w:author="ZHANG" w:date="2022-05-04T16:49:00Z">
                            <w:rPr>
                              <w:rFonts w:ascii="Cambria Math" w:hAnsi="Cambria Math"/>
                            </w:rPr>
                          </w:rPrChange>
                        </w:rPr>
                        <m:t>(</m:t>
                      </m:r>
                      <m:r>
                        <w:rPr>
                          <w:rFonts w:ascii="Cambria Math" w:hAnsi="Times New Roman" w:cs="Times New Roman"/>
                          <w:rPrChange w:id="240" w:author="ZHANG" w:date="2022-05-04T16:49:00Z">
                            <w:rPr>
                              <w:rFonts w:ascii="Cambria Math" w:hAnsi="Cambria Math"/>
                            </w:rPr>
                          </w:rPrChange>
                        </w:rPr>
                        <m:t>x</m:t>
                      </m:r>
                      <m:r>
                        <m:rPr>
                          <m:sty m:val="p"/>
                        </m:rPr>
                        <w:rPr>
                          <w:rFonts w:ascii="Cambria Math" w:hAnsi="Times New Roman" w:cs="Times New Roman"/>
                          <w:rPrChange w:id="241" w:author="ZHANG" w:date="2022-05-04T16:49:00Z">
                            <w:rPr>
                              <w:rFonts w:ascii="Cambria Math" w:hAnsi="Cambria Math"/>
                            </w:rPr>
                          </w:rPrChange>
                        </w:rPr>
                        <m:t>(</m:t>
                      </m:r>
                      <m:r>
                        <w:rPr>
                          <w:rFonts w:ascii="Cambria Math" w:hAnsi="Times New Roman" w:cs="Times New Roman"/>
                          <w:rPrChange w:id="242" w:author="ZHANG" w:date="2022-05-04T16:49:00Z">
                            <w:rPr>
                              <w:rFonts w:ascii="Cambria Math" w:hAnsi="Cambria Math"/>
                            </w:rPr>
                          </w:rPrChange>
                        </w:rPr>
                        <m:t>y</m:t>
                      </m:r>
                      <m:r>
                        <m:rPr>
                          <m:sty m:val="p"/>
                        </m:rPr>
                        <w:rPr>
                          <w:rFonts w:ascii="Cambria Math" w:hAnsi="Times New Roman" w:cs="Times New Roman"/>
                          <w:rPrChange w:id="243" w:author="ZHANG" w:date="2022-05-04T16:49:00Z">
                            <w:rPr>
                              <w:rFonts w:ascii="Cambria Math" w:hAnsi="Cambria Math"/>
                            </w:rPr>
                          </w:rPrChange>
                        </w:rPr>
                        <m:t>))))</m:t>
                      </m:r>
                    </m:e>
                  </m:acc>
                </m:e>
                <m:lim>
                  <m:r>
                    <m:rPr>
                      <m:nor/>
                    </m:rPr>
                    <w:rPr>
                      <w:rFonts w:cs="Times New Roman"/>
                    </w:rPr>
                    <m:t xml:space="preserve">MULTIPLY </m:t>
                  </m:r>
                </m:lim>
              </m:limUpp>
            </m:e>
            <m:e>
              <m:r>
                <m:rPr>
                  <m:sty m:val="p"/>
                </m:rPr>
                <w:rPr>
                  <w:rFonts w:ascii="Cambria Math" w:hAnsi="Times New Roman" w:cs="Times New Roman"/>
                  <w:rPrChange w:id="244" w:author="ZHANG" w:date="2022-05-04T16:49:00Z">
                    <w:rPr>
                      <w:rFonts w:ascii="Cambria Math" w:hAnsi="Cambria Math"/>
                    </w:rPr>
                  </w:rPrChange>
                </w:rPr>
                <m:t>&amp;</m:t>
              </m:r>
              <m:r>
                <w:rPr>
                  <w:rFonts w:ascii="Cambria Math" w:hAnsi="Times New Roman" w:cs="Times New Roman"/>
                  <w:rPrChange w:id="245" w:author="ZHANG" w:date="2022-05-04T16:49:00Z">
                    <w:rPr>
                      <w:rFonts w:ascii="Cambria Math" w:hAnsi="Cambria Math"/>
                    </w:rPr>
                  </w:rPrChange>
                </w:rPr>
                <m:t>=λc</m:t>
              </m:r>
              <m:r>
                <m:rPr>
                  <m:sty m:val="p"/>
                </m:rPr>
                <w:rPr>
                  <w:rFonts w:ascii="Cambria Math" w:hAnsi="Times New Roman" w:cs="Times New Roman"/>
                  <w:rPrChange w:id="246" w:author="ZHANG" w:date="2022-05-04T16:49:00Z">
                    <w:rPr>
                      <w:rFonts w:ascii="Cambria Math" w:hAnsi="Cambria Math"/>
                    </w:rPr>
                  </w:rPrChange>
                </w:rPr>
                <m:t>.(</m:t>
              </m:r>
              <m:r>
                <w:rPr>
                  <w:rFonts w:ascii="Cambria Math" w:hAnsi="Times New Roman" w:cs="Times New Roman"/>
                  <w:rPrChange w:id="247" w:author="ZHANG" w:date="2022-05-04T16:49:00Z">
                    <w:rPr>
                      <w:rFonts w:ascii="Cambria Math" w:hAnsi="Cambria Math"/>
                    </w:rPr>
                  </w:rPrChange>
                </w:rPr>
                <m:t>λsz</m:t>
              </m:r>
              <m:r>
                <m:rPr>
                  <m:sty m:val="p"/>
                </m:rPr>
                <w:rPr>
                  <w:rFonts w:ascii="Cambria Math" w:hAnsi="Times New Roman" w:cs="Times New Roman"/>
                  <w:rPrChange w:id="248" w:author="ZHANG" w:date="2022-05-04T16:49:00Z">
                    <w:rPr>
                      <w:rFonts w:ascii="Cambria Math" w:hAnsi="Cambria Math"/>
                    </w:rPr>
                  </w:rPrChange>
                </w:rPr>
                <m:t>.</m:t>
              </m:r>
              <m:r>
                <w:rPr>
                  <w:rFonts w:ascii="Cambria Math" w:hAnsi="Times New Roman" w:cs="Times New Roman"/>
                  <w:rPrChange w:id="249" w:author="ZHANG" w:date="2022-05-04T16:49:00Z">
                    <w:rPr>
                      <w:rFonts w:ascii="Cambria Math" w:hAnsi="Cambria Math"/>
                    </w:rPr>
                  </w:rPrChange>
                </w:rPr>
                <m:t>s</m:t>
              </m:r>
              <m:r>
                <m:rPr>
                  <m:sty m:val="p"/>
                </m:rPr>
                <w:rPr>
                  <w:rFonts w:ascii="Cambria Math" w:hAnsi="Times New Roman" w:cs="Times New Roman"/>
                  <w:rPrChange w:id="250" w:author="ZHANG" w:date="2022-05-04T16:49:00Z">
                    <w:rPr>
                      <w:rFonts w:ascii="Cambria Math" w:hAnsi="Cambria Math"/>
                    </w:rPr>
                  </w:rPrChange>
                </w:rPr>
                <m:t>(</m:t>
              </m:r>
              <m:r>
                <w:rPr>
                  <w:rFonts w:ascii="Cambria Math" w:hAnsi="Times New Roman" w:cs="Times New Roman"/>
                  <w:rPrChange w:id="251" w:author="ZHANG" w:date="2022-05-04T16:49:00Z">
                    <w:rPr>
                      <w:rFonts w:ascii="Cambria Math" w:hAnsi="Cambria Math"/>
                    </w:rPr>
                  </w:rPrChange>
                </w:rPr>
                <m:t>s</m:t>
              </m:r>
              <m:r>
                <m:rPr>
                  <m:sty m:val="p"/>
                </m:rPr>
                <w:rPr>
                  <w:rFonts w:ascii="Cambria Math" w:hAnsi="Times New Roman" w:cs="Times New Roman"/>
                  <w:rPrChange w:id="252" w:author="ZHANG" w:date="2022-05-04T16:49:00Z">
                    <w:rPr>
                      <w:rFonts w:ascii="Cambria Math" w:hAnsi="Cambria Math"/>
                    </w:rPr>
                  </w:rPrChange>
                </w:rPr>
                <m:t>(</m:t>
              </m:r>
              <m:r>
                <w:rPr>
                  <w:rFonts w:ascii="Cambria Math" w:hAnsi="Times New Roman" w:cs="Times New Roman"/>
                  <w:rPrChange w:id="253" w:author="ZHANG" w:date="2022-05-04T16:49:00Z">
                    <w:rPr>
                      <w:rFonts w:ascii="Cambria Math" w:hAnsi="Cambria Math"/>
                    </w:rPr>
                  </w:rPrChange>
                </w:rPr>
                <m:t>z</m:t>
              </m:r>
              <m:r>
                <m:rPr>
                  <m:sty m:val="p"/>
                </m:rPr>
                <w:rPr>
                  <w:rFonts w:ascii="Cambria Math" w:hAnsi="Times New Roman" w:cs="Times New Roman"/>
                  <w:rPrChange w:id="254" w:author="ZHANG" w:date="2022-05-04T16:49:00Z">
                    <w:rPr>
                      <w:rFonts w:ascii="Cambria Math" w:hAnsi="Cambria Math"/>
                    </w:rPr>
                  </w:rPrChange>
                </w:rPr>
                <m:t>)))((</m:t>
              </m:r>
              <m:r>
                <w:rPr>
                  <w:rFonts w:ascii="Cambria Math" w:hAnsi="Times New Roman" w:cs="Times New Roman"/>
                  <w:rPrChange w:id="255" w:author="ZHANG" w:date="2022-05-04T16:49:00Z">
                    <w:rPr>
                      <w:rFonts w:ascii="Cambria Math" w:hAnsi="Cambria Math"/>
                    </w:rPr>
                  </w:rPrChange>
                </w:rPr>
                <m:t>λxy</m:t>
              </m:r>
              <m:r>
                <m:rPr>
                  <m:sty m:val="p"/>
                </m:rPr>
                <w:rPr>
                  <w:rFonts w:ascii="Cambria Math" w:hAnsi="Cambria Math" w:cs="Times New Roman" w:hint="eastAsia"/>
                </w:rPr>
                <m:t>⋅</m:t>
              </m:r>
              <m:r>
                <w:rPr>
                  <w:rFonts w:ascii="Cambria Math" w:hAnsi="Times New Roman" w:cs="Times New Roman"/>
                  <w:rPrChange w:id="256" w:author="ZHANG" w:date="2022-05-04T16:49:00Z">
                    <w:rPr>
                      <w:rFonts w:ascii="Cambria Math" w:hAnsi="Cambria Math"/>
                    </w:rPr>
                  </w:rPrChange>
                </w:rPr>
                <m:t>x</m:t>
              </m:r>
              <m:r>
                <m:rPr>
                  <m:sty m:val="p"/>
                </m:rPr>
                <w:rPr>
                  <w:rFonts w:ascii="Cambria Math" w:hAnsi="Times New Roman" w:cs="Times New Roman"/>
                  <w:rPrChange w:id="257" w:author="ZHANG" w:date="2022-05-04T16:49:00Z">
                    <w:rPr>
                      <w:rFonts w:ascii="Cambria Math" w:hAnsi="Cambria Math"/>
                    </w:rPr>
                  </w:rPrChange>
                </w:rPr>
                <m:t>(</m:t>
              </m:r>
              <m:r>
                <w:rPr>
                  <w:rFonts w:ascii="Cambria Math" w:hAnsi="Times New Roman" w:cs="Times New Roman"/>
                  <w:rPrChange w:id="258" w:author="ZHANG" w:date="2022-05-04T16:49:00Z">
                    <w:rPr>
                      <w:rFonts w:ascii="Cambria Math" w:hAnsi="Cambria Math"/>
                    </w:rPr>
                  </w:rPrChange>
                </w:rPr>
                <m:t>x</m:t>
              </m:r>
              <m:r>
                <m:rPr>
                  <m:sty m:val="p"/>
                </m:rPr>
                <w:rPr>
                  <w:rFonts w:ascii="Cambria Math" w:hAnsi="Times New Roman" w:cs="Times New Roman"/>
                  <w:rPrChange w:id="259" w:author="ZHANG" w:date="2022-05-04T16:49:00Z">
                    <w:rPr>
                      <w:rFonts w:ascii="Cambria Math" w:hAnsi="Cambria Math"/>
                    </w:rPr>
                  </w:rPrChange>
                </w:rPr>
                <m:t>(</m:t>
              </m:r>
              <m:r>
                <w:rPr>
                  <w:rFonts w:ascii="Cambria Math" w:hAnsi="Times New Roman" w:cs="Times New Roman"/>
                  <w:rPrChange w:id="260" w:author="ZHANG" w:date="2022-05-04T16:49:00Z">
                    <w:rPr>
                      <w:rFonts w:ascii="Cambria Math" w:hAnsi="Cambria Math"/>
                    </w:rPr>
                  </w:rPrChange>
                </w:rPr>
                <m:t>x</m:t>
              </m:r>
              <m:r>
                <m:rPr>
                  <m:sty m:val="p"/>
                </m:rPr>
                <w:rPr>
                  <w:rFonts w:ascii="Cambria Math" w:hAnsi="Times New Roman" w:cs="Times New Roman"/>
                  <w:rPrChange w:id="261" w:author="ZHANG" w:date="2022-05-04T16:49:00Z">
                    <w:rPr>
                      <w:rFonts w:ascii="Cambria Math" w:hAnsi="Cambria Math"/>
                    </w:rPr>
                  </w:rPrChange>
                </w:rPr>
                <m:t>(</m:t>
              </m:r>
              <m:r>
                <w:rPr>
                  <w:rFonts w:ascii="Cambria Math" w:hAnsi="Times New Roman" w:cs="Times New Roman"/>
                  <w:rPrChange w:id="262" w:author="ZHANG" w:date="2022-05-04T16:49:00Z">
                    <w:rPr>
                      <w:rFonts w:ascii="Cambria Math" w:hAnsi="Cambria Math"/>
                    </w:rPr>
                  </w:rPrChange>
                </w:rPr>
                <m:t>y</m:t>
              </m:r>
              <m:r>
                <m:rPr>
                  <m:sty m:val="p"/>
                </m:rPr>
                <w:rPr>
                  <w:rFonts w:ascii="Cambria Math" w:hAnsi="Times New Roman" w:cs="Times New Roman"/>
                  <w:rPrChange w:id="263" w:author="ZHANG" w:date="2022-05-04T16:49:00Z">
                    <w:rPr>
                      <w:rFonts w:ascii="Cambria Math" w:hAnsi="Cambria Math"/>
                    </w:rPr>
                  </w:rPrChange>
                </w:rPr>
                <m:t>))))</m:t>
              </m:r>
              <m:r>
                <w:rPr>
                  <w:rFonts w:ascii="Cambria Math" w:hAnsi="Times New Roman" w:cs="Times New Roman"/>
                  <w:rPrChange w:id="264" w:author="ZHANG" w:date="2022-05-04T16:49:00Z">
                    <w:rPr>
                      <w:rFonts w:ascii="Cambria Math" w:hAnsi="Cambria Math"/>
                    </w:rPr>
                  </w:rPrChange>
                </w:rPr>
                <m:t>c</m:t>
              </m:r>
              <m:r>
                <m:rPr>
                  <m:sty m:val="p"/>
                </m:rPr>
                <w:rPr>
                  <w:rFonts w:ascii="Cambria Math" w:hAnsi="Times New Roman" w:cs="Times New Roman"/>
                  <w:rPrChange w:id="265" w:author="ZHANG" w:date="2022-05-04T16:49:00Z">
                    <w:rPr>
                      <w:rFonts w:ascii="Cambria Math" w:hAnsi="Cambria Math"/>
                    </w:rPr>
                  </w:rPrChange>
                </w:rPr>
                <m:t>)</m:t>
              </m:r>
            </m:e>
            <m:e>
              <m:r>
                <m:rPr>
                  <m:sty m:val="p"/>
                </m:rPr>
                <w:rPr>
                  <w:rFonts w:ascii="Cambria Math" w:hAnsi="Times New Roman" w:cs="Times New Roman"/>
                  <w:rPrChange w:id="266" w:author="ZHANG" w:date="2022-05-04T16:49:00Z">
                    <w:rPr>
                      <w:rFonts w:ascii="Cambria Math" w:hAnsi="Cambria Math"/>
                    </w:rPr>
                  </w:rPrChange>
                </w:rPr>
                <m:t>&amp;</m:t>
              </m:r>
              <m:r>
                <w:rPr>
                  <w:rFonts w:ascii="Cambria Math" w:hAnsi="Times New Roman" w:cs="Times New Roman"/>
                  <w:rPrChange w:id="267" w:author="ZHANG" w:date="2022-05-04T16:49:00Z">
                    <w:rPr>
                      <w:rFonts w:ascii="Cambria Math" w:hAnsi="Cambria Math"/>
                    </w:rPr>
                  </w:rPrChange>
                </w:rPr>
                <m:t>=λcz</m:t>
              </m:r>
              <m:r>
                <m:rPr>
                  <m:sty m:val="p"/>
                </m:rPr>
                <w:rPr>
                  <w:rFonts w:ascii="Cambria Math" w:hAnsi="Cambria Math" w:cs="Times New Roman" w:hint="eastAsia"/>
                </w:rPr>
                <m:t>⋅</m:t>
              </m:r>
              <m:r>
                <m:rPr>
                  <m:sty m:val="p"/>
                </m:rPr>
                <w:rPr>
                  <w:rFonts w:ascii="Cambria Math" w:hAnsi="Times New Roman" w:cs="Times New Roman"/>
                  <w:rPrChange w:id="268" w:author="ZHANG" w:date="2022-05-04T16:49:00Z">
                    <w:rPr>
                      <w:rFonts w:ascii="Cambria Math" w:hAnsi="Cambria Math"/>
                    </w:rPr>
                  </w:rPrChange>
                </w:rPr>
                <m:t>((</m:t>
              </m:r>
              <m:r>
                <w:rPr>
                  <w:rFonts w:ascii="Cambria Math" w:hAnsi="Times New Roman" w:cs="Times New Roman"/>
                  <w:rPrChange w:id="269" w:author="ZHANG" w:date="2022-05-04T16:49:00Z">
                    <w:rPr>
                      <w:rFonts w:ascii="Cambria Math" w:hAnsi="Cambria Math"/>
                    </w:rPr>
                  </w:rPrChange>
                </w:rPr>
                <m:t>λxy</m:t>
              </m:r>
              <m:r>
                <m:rPr>
                  <m:sty m:val="p"/>
                </m:rPr>
                <w:rPr>
                  <w:rFonts w:ascii="Cambria Math" w:hAnsi="Cambria Math" w:cs="Times New Roman" w:hint="eastAsia"/>
                </w:rPr>
                <m:t>⋅</m:t>
              </m:r>
              <m:r>
                <w:rPr>
                  <w:rFonts w:ascii="Cambria Math" w:hAnsi="Times New Roman" w:cs="Times New Roman"/>
                  <w:rPrChange w:id="270" w:author="ZHANG" w:date="2022-05-04T16:49:00Z">
                    <w:rPr>
                      <w:rFonts w:ascii="Cambria Math" w:hAnsi="Cambria Math"/>
                    </w:rPr>
                  </w:rPrChange>
                </w:rPr>
                <m:t>x</m:t>
              </m:r>
              <m:r>
                <m:rPr>
                  <m:sty m:val="p"/>
                </m:rPr>
                <w:rPr>
                  <w:rFonts w:ascii="Cambria Math" w:hAnsi="Times New Roman" w:cs="Times New Roman"/>
                  <w:rPrChange w:id="271" w:author="ZHANG" w:date="2022-05-04T16:49:00Z">
                    <w:rPr>
                      <w:rFonts w:ascii="Cambria Math" w:hAnsi="Cambria Math"/>
                    </w:rPr>
                  </w:rPrChange>
                </w:rPr>
                <m:t>(</m:t>
              </m:r>
              <m:r>
                <w:rPr>
                  <w:rFonts w:ascii="Cambria Math" w:hAnsi="Times New Roman" w:cs="Times New Roman"/>
                  <w:rPrChange w:id="272" w:author="ZHANG" w:date="2022-05-04T16:49:00Z">
                    <w:rPr>
                      <w:rFonts w:ascii="Cambria Math" w:hAnsi="Cambria Math"/>
                    </w:rPr>
                  </w:rPrChange>
                </w:rPr>
                <m:t>x</m:t>
              </m:r>
              <m:r>
                <m:rPr>
                  <m:sty m:val="p"/>
                </m:rPr>
                <w:rPr>
                  <w:rFonts w:ascii="Cambria Math" w:hAnsi="Times New Roman" w:cs="Times New Roman"/>
                  <w:rPrChange w:id="273" w:author="ZHANG" w:date="2022-05-04T16:49:00Z">
                    <w:rPr>
                      <w:rFonts w:ascii="Cambria Math" w:hAnsi="Cambria Math"/>
                    </w:rPr>
                  </w:rPrChange>
                </w:rPr>
                <m:t>(</m:t>
              </m:r>
              <m:r>
                <w:rPr>
                  <w:rFonts w:ascii="Cambria Math" w:hAnsi="Times New Roman" w:cs="Times New Roman"/>
                  <w:rPrChange w:id="274" w:author="ZHANG" w:date="2022-05-04T16:49:00Z">
                    <w:rPr>
                      <w:rFonts w:ascii="Cambria Math" w:hAnsi="Cambria Math"/>
                    </w:rPr>
                  </w:rPrChange>
                </w:rPr>
                <m:t>x</m:t>
              </m:r>
              <m:r>
                <m:rPr>
                  <m:sty m:val="p"/>
                </m:rPr>
                <w:rPr>
                  <w:rFonts w:ascii="Cambria Math" w:hAnsi="Times New Roman" w:cs="Times New Roman"/>
                  <w:rPrChange w:id="275" w:author="ZHANG" w:date="2022-05-04T16:49:00Z">
                    <w:rPr>
                      <w:rFonts w:ascii="Cambria Math" w:hAnsi="Cambria Math"/>
                    </w:rPr>
                  </w:rPrChange>
                </w:rPr>
                <m:t>(</m:t>
              </m:r>
              <m:r>
                <w:rPr>
                  <w:rFonts w:ascii="Cambria Math" w:hAnsi="Times New Roman" w:cs="Times New Roman"/>
                  <w:rPrChange w:id="276" w:author="ZHANG" w:date="2022-05-04T16:49:00Z">
                    <w:rPr>
                      <w:rFonts w:ascii="Cambria Math" w:hAnsi="Cambria Math"/>
                    </w:rPr>
                  </w:rPrChange>
                </w:rPr>
                <m:t>y</m:t>
              </m:r>
              <m:r>
                <m:rPr>
                  <m:sty m:val="p"/>
                </m:rPr>
                <w:rPr>
                  <w:rFonts w:ascii="Cambria Math" w:hAnsi="Times New Roman" w:cs="Times New Roman"/>
                  <w:rPrChange w:id="277" w:author="ZHANG" w:date="2022-05-04T16:49:00Z">
                    <w:rPr>
                      <w:rFonts w:ascii="Cambria Math" w:hAnsi="Cambria Math"/>
                    </w:rPr>
                  </w:rPrChange>
                </w:rPr>
                <m:t>))))</m:t>
              </m:r>
              <m:r>
                <w:rPr>
                  <w:rFonts w:ascii="Cambria Math" w:hAnsi="Times New Roman" w:cs="Times New Roman"/>
                  <w:rPrChange w:id="278" w:author="ZHANG" w:date="2022-05-04T16:49:00Z">
                    <w:rPr>
                      <w:rFonts w:ascii="Cambria Math" w:hAnsi="Cambria Math"/>
                    </w:rPr>
                  </w:rPrChange>
                </w:rPr>
                <m:t>c</m:t>
              </m:r>
              <m:r>
                <m:rPr>
                  <m:sty m:val="p"/>
                </m:rPr>
                <w:rPr>
                  <w:rFonts w:ascii="Cambria Math" w:hAnsi="Times New Roman" w:cs="Times New Roman"/>
                  <w:rPrChange w:id="279" w:author="ZHANG" w:date="2022-05-04T16:49:00Z">
                    <w:rPr>
                      <w:rFonts w:ascii="Cambria Math" w:hAnsi="Cambria Math"/>
                    </w:rPr>
                  </w:rPrChange>
                </w:rPr>
                <m:t>)(((</m:t>
              </m:r>
              <m:r>
                <w:rPr>
                  <w:rFonts w:ascii="Cambria Math" w:hAnsi="Times New Roman" w:cs="Times New Roman"/>
                  <w:rPrChange w:id="280" w:author="ZHANG" w:date="2022-05-04T16:49:00Z">
                    <w:rPr>
                      <w:rFonts w:ascii="Cambria Math" w:hAnsi="Cambria Math"/>
                    </w:rPr>
                  </w:rPrChange>
                </w:rPr>
                <m:t>xy</m:t>
              </m:r>
              <m:r>
                <m:rPr>
                  <m:sty m:val="p"/>
                </m:rPr>
                <w:rPr>
                  <w:rFonts w:ascii="Cambria Math" w:hAnsi="Cambria Math" w:cs="Times New Roman" w:hint="eastAsia"/>
                </w:rPr>
                <m:t>⋅</m:t>
              </m:r>
              <m:r>
                <w:rPr>
                  <w:rFonts w:ascii="Cambria Math" w:hAnsi="Times New Roman" w:cs="Times New Roman"/>
                  <w:rPrChange w:id="281" w:author="ZHANG" w:date="2022-05-04T16:49:00Z">
                    <w:rPr>
                      <w:rFonts w:ascii="Cambria Math" w:hAnsi="Cambria Math"/>
                    </w:rPr>
                  </w:rPrChange>
                </w:rPr>
                <m:t>x</m:t>
              </m:r>
              <m:r>
                <m:rPr>
                  <m:sty m:val="p"/>
                </m:rPr>
                <w:rPr>
                  <w:rFonts w:ascii="Cambria Math" w:hAnsi="Times New Roman" w:cs="Times New Roman"/>
                  <w:rPrChange w:id="282" w:author="ZHANG" w:date="2022-05-04T16:49:00Z">
                    <w:rPr>
                      <w:rFonts w:ascii="Cambria Math" w:hAnsi="Cambria Math"/>
                    </w:rPr>
                  </w:rPrChange>
                </w:rPr>
                <m:t>(</m:t>
              </m:r>
              <m:r>
                <w:rPr>
                  <w:rFonts w:ascii="Cambria Math" w:hAnsi="Times New Roman" w:cs="Times New Roman"/>
                  <w:rPrChange w:id="283" w:author="ZHANG" w:date="2022-05-04T16:49:00Z">
                    <w:rPr>
                      <w:rFonts w:ascii="Cambria Math" w:hAnsi="Cambria Math"/>
                    </w:rPr>
                  </w:rPrChange>
                </w:rPr>
                <m:t>x</m:t>
              </m:r>
              <m:r>
                <m:rPr>
                  <m:sty m:val="p"/>
                </m:rPr>
                <w:rPr>
                  <w:rFonts w:ascii="Cambria Math" w:hAnsi="Times New Roman" w:cs="Times New Roman"/>
                  <w:rPrChange w:id="284" w:author="ZHANG" w:date="2022-05-04T16:49:00Z">
                    <w:rPr>
                      <w:rFonts w:ascii="Cambria Math" w:hAnsi="Cambria Math"/>
                    </w:rPr>
                  </w:rPrChange>
                </w:rPr>
                <m:t>(</m:t>
              </m:r>
              <m:r>
                <w:rPr>
                  <w:rFonts w:ascii="Cambria Math" w:hAnsi="Times New Roman" w:cs="Times New Roman"/>
                  <w:rPrChange w:id="285" w:author="ZHANG" w:date="2022-05-04T16:49:00Z">
                    <w:rPr>
                      <w:rFonts w:ascii="Cambria Math" w:hAnsi="Cambria Math"/>
                    </w:rPr>
                  </w:rPrChange>
                </w:rPr>
                <m:t>x</m:t>
              </m:r>
              <m:r>
                <m:rPr>
                  <m:sty m:val="p"/>
                </m:rPr>
                <w:rPr>
                  <w:rFonts w:ascii="Cambria Math" w:hAnsi="Times New Roman" w:cs="Times New Roman"/>
                  <w:rPrChange w:id="286" w:author="ZHANG" w:date="2022-05-04T16:49:00Z">
                    <w:rPr>
                      <w:rFonts w:ascii="Cambria Math" w:hAnsi="Cambria Math"/>
                    </w:rPr>
                  </w:rPrChange>
                </w:rPr>
                <m:t>(</m:t>
              </m:r>
              <m:r>
                <w:rPr>
                  <w:rFonts w:ascii="Cambria Math" w:hAnsi="Times New Roman" w:cs="Times New Roman"/>
                  <w:rPrChange w:id="287" w:author="ZHANG" w:date="2022-05-04T16:49:00Z">
                    <w:rPr>
                      <w:rFonts w:ascii="Cambria Math" w:hAnsi="Cambria Math"/>
                    </w:rPr>
                  </w:rPrChange>
                </w:rPr>
                <m:t>y</m:t>
              </m:r>
              <m:r>
                <m:rPr>
                  <m:sty m:val="p"/>
                </m:rPr>
                <w:rPr>
                  <w:rFonts w:ascii="Cambria Math" w:hAnsi="Times New Roman" w:cs="Times New Roman"/>
                  <w:rPrChange w:id="288" w:author="ZHANG" w:date="2022-05-04T16:49:00Z">
                    <w:rPr>
                      <w:rFonts w:ascii="Cambria Math" w:hAnsi="Cambria Math"/>
                    </w:rPr>
                  </w:rPrChange>
                </w:rPr>
                <m:t>))))</m:t>
              </m:r>
              <m:r>
                <w:rPr>
                  <w:rFonts w:ascii="Cambria Math" w:hAnsi="Times New Roman" w:cs="Times New Roman"/>
                  <w:rPrChange w:id="289" w:author="ZHANG" w:date="2022-05-04T16:49:00Z">
                    <w:rPr>
                      <w:rFonts w:ascii="Cambria Math" w:hAnsi="Cambria Math"/>
                    </w:rPr>
                  </w:rPrChange>
                </w:rPr>
                <m:t>c</m:t>
              </m:r>
              <m:r>
                <m:rPr>
                  <m:sty m:val="p"/>
                </m:rPr>
                <w:rPr>
                  <w:rFonts w:ascii="Cambria Math" w:hAnsi="Times New Roman" w:cs="Times New Roman"/>
                  <w:rPrChange w:id="290" w:author="ZHANG" w:date="2022-05-04T16:49:00Z">
                    <w:rPr>
                      <w:rFonts w:ascii="Cambria Math" w:hAnsi="Cambria Math"/>
                    </w:rPr>
                  </w:rPrChange>
                </w:rPr>
                <m:t>)(</m:t>
              </m:r>
              <m:r>
                <w:rPr>
                  <w:rFonts w:ascii="Cambria Math" w:hAnsi="Times New Roman" w:cs="Times New Roman"/>
                  <w:rPrChange w:id="291" w:author="ZHANG" w:date="2022-05-04T16:49:00Z">
                    <w:rPr>
                      <w:rFonts w:ascii="Cambria Math" w:hAnsi="Cambria Math"/>
                    </w:rPr>
                  </w:rPrChange>
                </w:rPr>
                <m:t>z</m:t>
              </m:r>
              <m:r>
                <m:rPr>
                  <m:sty m:val="p"/>
                </m:rPr>
                <w:rPr>
                  <w:rFonts w:ascii="Cambria Math" w:hAnsi="Times New Roman" w:cs="Times New Roman"/>
                  <w:rPrChange w:id="292" w:author="ZHANG" w:date="2022-05-04T16:49:00Z">
                    <w:rPr>
                      <w:rFonts w:ascii="Cambria Math" w:hAnsi="Cambria Math"/>
                    </w:rPr>
                  </w:rPrChange>
                </w:rPr>
                <m:t>))</m:t>
              </m:r>
            </m:e>
            <m:e>
              <m:r>
                <m:rPr>
                  <m:sty m:val="p"/>
                </m:rPr>
                <w:rPr>
                  <w:rFonts w:ascii="Cambria Math" w:hAnsi="Times New Roman" w:cs="Times New Roman"/>
                  <w:rPrChange w:id="293" w:author="ZHANG" w:date="2022-05-04T16:49:00Z">
                    <w:rPr>
                      <w:rFonts w:ascii="Cambria Math" w:hAnsi="Cambria Math"/>
                    </w:rPr>
                  </w:rPrChange>
                </w:rPr>
                <m:t>&amp;</m:t>
              </m:r>
              <m:r>
                <w:rPr>
                  <w:rFonts w:ascii="Cambria Math" w:hAnsi="Times New Roman" w:cs="Times New Roman"/>
                  <w:rPrChange w:id="294" w:author="ZHANG" w:date="2022-05-04T16:49:00Z">
                    <w:rPr>
                      <w:rFonts w:ascii="Cambria Math" w:hAnsi="Cambria Math"/>
                    </w:rPr>
                  </w:rPrChange>
                </w:rPr>
                <m:t>=λcz</m:t>
              </m:r>
              <m:r>
                <m:rPr>
                  <m:sty m:val="p"/>
                </m:rPr>
                <w:rPr>
                  <w:rFonts w:ascii="Cambria Math" w:hAnsi="Cambria Math" w:cs="Times New Roman" w:hint="eastAsia"/>
                </w:rPr>
                <m:t>⋅</m:t>
              </m:r>
              <m:r>
                <m:rPr>
                  <m:sty m:val="p"/>
                </m:rPr>
                <w:rPr>
                  <w:rFonts w:ascii="Cambria Math" w:hAnsi="Times New Roman" w:cs="Times New Roman"/>
                  <w:rPrChange w:id="295" w:author="ZHANG" w:date="2022-05-04T16:49:00Z">
                    <w:rPr>
                      <w:rFonts w:ascii="Cambria Math" w:hAnsi="Cambria Math"/>
                    </w:rPr>
                  </w:rPrChange>
                </w:rPr>
                <m:t>(</m:t>
              </m:r>
              <m:r>
                <w:rPr>
                  <w:rFonts w:ascii="Cambria Math" w:hAnsi="Times New Roman" w:cs="Times New Roman"/>
                  <w:rPrChange w:id="296" w:author="ZHANG" w:date="2022-05-04T16:49:00Z">
                    <w:rPr>
                      <w:rFonts w:ascii="Cambria Math" w:hAnsi="Cambria Math"/>
                    </w:rPr>
                  </w:rPrChange>
                </w:rPr>
                <m:t>λy</m:t>
              </m:r>
              <m:r>
                <m:rPr>
                  <m:sty m:val="p"/>
                </m:rPr>
                <w:rPr>
                  <w:rFonts w:ascii="Cambria Math" w:hAnsi="Cambria Math" w:cs="Times New Roman" w:hint="eastAsia"/>
                </w:rPr>
                <m:t>⋅</m:t>
              </m:r>
              <m:r>
                <w:rPr>
                  <w:rFonts w:ascii="Cambria Math" w:hAnsi="Times New Roman" w:cs="Times New Roman"/>
                  <w:rPrChange w:id="297" w:author="ZHANG" w:date="2022-05-04T16:49:00Z">
                    <w:rPr>
                      <w:rFonts w:ascii="Cambria Math" w:hAnsi="Cambria Math"/>
                    </w:rPr>
                  </w:rPrChange>
                </w:rPr>
                <m:t>c</m:t>
              </m:r>
              <m:r>
                <m:rPr>
                  <m:sty m:val="p"/>
                </m:rPr>
                <w:rPr>
                  <w:rFonts w:ascii="Cambria Math" w:hAnsi="Times New Roman" w:cs="Times New Roman"/>
                  <w:rPrChange w:id="298" w:author="ZHANG" w:date="2022-05-04T16:49:00Z">
                    <w:rPr>
                      <w:rFonts w:ascii="Cambria Math" w:hAnsi="Cambria Math"/>
                    </w:rPr>
                  </w:rPrChange>
                </w:rPr>
                <m:t>(</m:t>
              </m:r>
              <m:r>
                <w:rPr>
                  <w:rFonts w:ascii="Cambria Math" w:hAnsi="Times New Roman" w:cs="Times New Roman"/>
                  <w:rPrChange w:id="299" w:author="ZHANG" w:date="2022-05-04T16:49:00Z">
                    <w:rPr>
                      <w:rFonts w:ascii="Cambria Math" w:hAnsi="Cambria Math"/>
                    </w:rPr>
                  </w:rPrChange>
                </w:rPr>
                <m:t>c</m:t>
              </m:r>
              <m:r>
                <m:rPr>
                  <m:sty m:val="p"/>
                </m:rPr>
                <w:rPr>
                  <w:rFonts w:ascii="Cambria Math" w:hAnsi="Times New Roman" w:cs="Times New Roman"/>
                  <w:rPrChange w:id="300" w:author="ZHANG" w:date="2022-05-04T16:49:00Z">
                    <w:rPr>
                      <w:rFonts w:ascii="Cambria Math" w:hAnsi="Cambria Math"/>
                    </w:rPr>
                  </w:rPrChange>
                </w:rPr>
                <m:t>(</m:t>
              </m:r>
              <m:r>
                <w:rPr>
                  <w:rFonts w:ascii="Cambria Math" w:hAnsi="Times New Roman" w:cs="Times New Roman"/>
                  <w:rPrChange w:id="301" w:author="ZHANG" w:date="2022-05-04T16:49:00Z">
                    <w:rPr>
                      <w:rFonts w:ascii="Cambria Math" w:hAnsi="Cambria Math"/>
                    </w:rPr>
                  </w:rPrChange>
                </w:rPr>
                <m:t>c</m:t>
              </m:r>
              <m:r>
                <m:rPr>
                  <m:sty m:val="p"/>
                </m:rPr>
                <w:rPr>
                  <w:rFonts w:ascii="Cambria Math" w:hAnsi="Times New Roman" w:cs="Times New Roman"/>
                  <w:rPrChange w:id="302" w:author="ZHANG" w:date="2022-05-04T16:49:00Z">
                    <w:rPr>
                      <w:rFonts w:ascii="Cambria Math" w:hAnsi="Cambria Math"/>
                    </w:rPr>
                  </w:rPrChange>
                </w:rPr>
                <m:t>(</m:t>
              </m:r>
              <m:r>
                <w:rPr>
                  <w:rFonts w:ascii="Cambria Math" w:hAnsi="Times New Roman" w:cs="Times New Roman"/>
                  <w:rPrChange w:id="303" w:author="ZHANG" w:date="2022-05-04T16:49:00Z">
                    <w:rPr>
                      <w:rFonts w:ascii="Cambria Math" w:hAnsi="Cambria Math"/>
                    </w:rPr>
                  </w:rPrChange>
                </w:rPr>
                <m:t>y</m:t>
              </m:r>
              <m:r>
                <m:rPr>
                  <m:sty m:val="p"/>
                </m:rPr>
                <w:rPr>
                  <w:rFonts w:ascii="Cambria Math" w:hAnsi="Times New Roman" w:cs="Times New Roman"/>
                  <w:rPrChange w:id="304" w:author="ZHANG" w:date="2022-05-04T16:49:00Z">
                    <w:rPr>
                      <w:rFonts w:ascii="Cambria Math" w:hAnsi="Cambria Math"/>
                    </w:rPr>
                  </w:rPrChange>
                </w:rPr>
                <m:t>))))(</m:t>
              </m:r>
              <m:r>
                <w:rPr>
                  <w:rFonts w:ascii="Cambria Math" w:hAnsi="Times New Roman" w:cs="Times New Roman"/>
                  <w:rPrChange w:id="305" w:author="ZHANG" w:date="2022-05-04T16:49:00Z">
                    <w:rPr>
                      <w:rFonts w:ascii="Cambria Math" w:hAnsi="Cambria Math"/>
                    </w:rPr>
                  </w:rPrChange>
                </w:rPr>
                <m:t>c</m:t>
              </m:r>
              <m:r>
                <m:rPr>
                  <m:sty m:val="p"/>
                </m:rPr>
                <w:rPr>
                  <w:rFonts w:ascii="Cambria Math" w:hAnsi="Times New Roman" w:cs="Times New Roman"/>
                  <w:rPrChange w:id="306" w:author="ZHANG" w:date="2022-05-04T16:49:00Z">
                    <w:rPr>
                      <w:rFonts w:ascii="Cambria Math" w:hAnsi="Cambria Math"/>
                    </w:rPr>
                  </w:rPrChange>
                </w:rPr>
                <m:t>(</m:t>
              </m:r>
              <m:r>
                <w:rPr>
                  <w:rFonts w:ascii="Cambria Math" w:hAnsi="Times New Roman" w:cs="Times New Roman"/>
                  <w:rPrChange w:id="307" w:author="ZHANG" w:date="2022-05-04T16:49:00Z">
                    <w:rPr>
                      <w:rFonts w:ascii="Cambria Math" w:hAnsi="Cambria Math"/>
                    </w:rPr>
                  </w:rPrChange>
                </w:rPr>
                <m:t>c</m:t>
              </m:r>
              <m:r>
                <m:rPr>
                  <m:sty m:val="p"/>
                </m:rPr>
                <w:rPr>
                  <w:rFonts w:ascii="Cambria Math" w:hAnsi="Times New Roman" w:cs="Times New Roman"/>
                  <w:rPrChange w:id="308" w:author="ZHANG" w:date="2022-05-04T16:49:00Z">
                    <w:rPr>
                      <w:rFonts w:ascii="Cambria Math" w:hAnsi="Cambria Math"/>
                    </w:rPr>
                  </w:rPrChange>
                </w:rPr>
                <m:t>(</m:t>
              </m:r>
              <m:r>
                <w:rPr>
                  <w:rFonts w:ascii="Cambria Math" w:hAnsi="Times New Roman" w:cs="Times New Roman"/>
                  <w:rPrChange w:id="309" w:author="ZHANG" w:date="2022-05-04T16:49:00Z">
                    <w:rPr>
                      <w:rFonts w:ascii="Cambria Math" w:hAnsi="Cambria Math"/>
                    </w:rPr>
                  </w:rPrChange>
                </w:rPr>
                <m:t>c</m:t>
              </m:r>
              <m:r>
                <m:rPr>
                  <m:sty m:val="p"/>
                </m:rPr>
                <w:rPr>
                  <w:rFonts w:ascii="Cambria Math" w:hAnsi="Times New Roman" w:cs="Times New Roman"/>
                  <w:rPrChange w:id="310" w:author="ZHANG" w:date="2022-05-04T16:49:00Z">
                    <w:rPr>
                      <w:rFonts w:ascii="Cambria Math" w:hAnsi="Cambria Math"/>
                    </w:rPr>
                  </w:rPrChange>
                </w:rPr>
                <m:t>(</m:t>
              </m:r>
              <m:r>
                <w:rPr>
                  <w:rFonts w:ascii="Cambria Math" w:hAnsi="Times New Roman" w:cs="Times New Roman"/>
                  <w:rPrChange w:id="311" w:author="ZHANG" w:date="2022-05-04T16:49:00Z">
                    <w:rPr>
                      <w:rFonts w:ascii="Cambria Math" w:hAnsi="Cambria Math"/>
                    </w:rPr>
                  </w:rPrChange>
                </w:rPr>
                <m:t>z</m:t>
              </m:r>
              <m:r>
                <m:rPr>
                  <m:sty m:val="p"/>
                </m:rPr>
                <w:rPr>
                  <w:rFonts w:ascii="Cambria Math" w:hAnsi="Times New Roman" w:cs="Times New Roman"/>
                  <w:rPrChange w:id="312" w:author="ZHANG" w:date="2022-05-04T16:49:00Z">
                    <w:rPr>
                      <w:rFonts w:ascii="Cambria Math" w:hAnsi="Cambria Math"/>
                    </w:rPr>
                  </w:rPrChange>
                </w:rPr>
                <m:t>))))</m:t>
              </m:r>
            </m:e>
            <m:e>
              <m:r>
                <m:rPr>
                  <m:sty m:val="p"/>
                </m:rPr>
                <w:rPr>
                  <w:rFonts w:ascii="Cambria Math" w:hAnsi="Times New Roman" w:cs="Times New Roman"/>
                  <w:rPrChange w:id="313" w:author="ZHANG" w:date="2022-05-04T16:49:00Z">
                    <w:rPr>
                      <w:rFonts w:ascii="Cambria Math" w:hAnsi="Cambria Math"/>
                    </w:rPr>
                  </w:rPrChange>
                </w:rPr>
                <m:t>&amp;</m:t>
              </m:r>
              <m:r>
                <w:rPr>
                  <w:rFonts w:ascii="Cambria Math" w:hAnsi="Times New Roman" w:cs="Times New Roman"/>
                  <w:rPrChange w:id="314" w:author="ZHANG" w:date="2022-05-04T16:49:00Z">
                    <w:rPr>
                      <w:rFonts w:ascii="Cambria Math" w:hAnsi="Cambria Math"/>
                    </w:rPr>
                  </w:rPrChange>
                </w:rPr>
                <m:t>=λcz</m:t>
              </m:r>
              <m:r>
                <m:rPr>
                  <m:sty m:val="p"/>
                </m:rPr>
                <w:rPr>
                  <w:rFonts w:ascii="Cambria Math" w:hAnsi="Cambria Math" w:cs="Times New Roman" w:hint="eastAsia"/>
                </w:rPr>
                <m:t>⋅</m:t>
              </m:r>
              <m:r>
                <w:rPr>
                  <w:rFonts w:ascii="Cambria Math" w:hAnsi="Times New Roman" w:cs="Times New Roman"/>
                  <w:rPrChange w:id="315" w:author="ZHANG" w:date="2022-05-04T16:49:00Z">
                    <w:rPr>
                      <w:rFonts w:ascii="Cambria Math" w:hAnsi="Cambria Math"/>
                    </w:rPr>
                  </w:rPrChange>
                </w:rPr>
                <m:t>c</m:t>
              </m:r>
              <m:r>
                <m:rPr>
                  <m:sty m:val="p"/>
                </m:rPr>
                <w:rPr>
                  <w:rFonts w:ascii="Cambria Math" w:hAnsi="Times New Roman" w:cs="Times New Roman"/>
                  <w:rPrChange w:id="316" w:author="ZHANG" w:date="2022-05-04T16:49:00Z">
                    <w:rPr>
                      <w:rFonts w:ascii="Cambria Math" w:hAnsi="Cambria Math"/>
                    </w:rPr>
                  </w:rPrChange>
                </w:rPr>
                <m:t>(</m:t>
              </m:r>
              <m:r>
                <w:rPr>
                  <w:rFonts w:ascii="Cambria Math" w:hAnsi="Times New Roman" w:cs="Times New Roman"/>
                  <w:rPrChange w:id="317" w:author="ZHANG" w:date="2022-05-04T16:49:00Z">
                    <w:rPr>
                      <w:rFonts w:ascii="Cambria Math" w:hAnsi="Cambria Math"/>
                    </w:rPr>
                  </w:rPrChange>
                </w:rPr>
                <m:t>c</m:t>
              </m:r>
              <m:r>
                <m:rPr>
                  <m:sty m:val="p"/>
                </m:rPr>
                <w:rPr>
                  <w:rFonts w:ascii="Cambria Math" w:hAnsi="Times New Roman" w:cs="Times New Roman"/>
                  <w:rPrChange w:id="318" w:author="ZHANG" w:date="2022-05-04T16:49:00Z">
                    <w:rPr>
                      <w:rFonts w:ascii="Cambria Math" w:hAnsi="Cambria Math"/>
                    </w:rPr>
                  </w:rPrChange>
                </w:rPr>
                <m:t>(</m:t>
              </m:r>
              <m:r>
                <w:rPr>
                  <w:rFonts w:ascii="Cambria Math" w:hAnsi="Times New Roman" w:cs="Times New Roman"/>
                  <w:rPrChange w:id="319" w:author="ZHANG" w:date="2022-05-04T16:49:00Z">
                    <w:rPr>
                      <w:rFonts w:ascii="Cambria Math" w:hAnsi="Cambria Math"/>
                    </w:rPr>
                  </w:rPrChange>
                </w:rPr>
                <m:t>c</m:t>
              </m:r>
              <m:r>
                <m:rPr>
                  <m:sty m:val="p"/>
                </m:rPr>
                <w:rPr>
                  <w:rFonts w:ascii="Cambria Math" w:hAnsi="Times New Roman" w:cs="Times New Roman"/>
                  <w:rPrChange w:id="320" w:author="ZHANG" w:date="2022-05-04T16:49:00Z">
                    <w:rPr>
                      <w:rFonts w:ascii="Cambria Math" w:hAnsi="Cambria Math"/>
                    </w:rPr>
                  </w:rPrChange>
                </w:rPr>
                <m:t>(</m:t>
              </m:r>
              <m:r>
                <w:rPr>
                  <w:rFonts w:ascii="Cambria Math" w:hAnsi="Times New Roman" w:cs="Times New Roman"/>
                  <w:rPrChange w:id="321" w:author="ZHANG" w:date="2022-05-04T16:49:00Z">
                    <w:rPr>
                      <w:rFonts w:ascii="Cambria Math" w:hAnsi="Cambria Math"/>
                    </w:rPr>
                  </w:rPrChange>
                </w:rPr>
                <m:t>c</m:t>
              </m:r>
              <m:r>
                <m:rPr>
                  <m:sty m:val="p"/>
                </m:rPr>
                <w:rPr>
                  <w:rFonts w:ascii="Cambria Math" w:hAnsi="Times New Roman" w:cs="Times New Roman"/>
                  <w:rPrChange w:id="322" w:author="ZHANG" w:date="2022-05-04T16:49:00Z">
                    <w:rPr>
                      <w:rFonts w:ascii="Cambria Math" w:hAnsi="Cambria Math"/>
                    </w:rPr>
                  </w:rPrChange>
                </w:rPr>
                <m:t>(</m:t>
              </m:r>
              <m:r>
                <w:rPr>
                  <w:rFonts w:ascii="Cambria Math" w:hAnsi="Times New Roman" w:cs="Times New Roman"/>
                  <w:rPrChange w:id="323" w:author="ZHANG" w:date="2022-05-04T16:49:00Z">
                    <w:rPr>
                      <w:rFonts w:ascii="Cambria Math" w:hAnsi="Cambria Math"/>
                    </w:rPr>
                  </w:rPrChange>
                </w:rPr>
                <m:t>c</m:t>
              </m:r>
              <m:r>
                <m:rPr>
                  <m:sty m:val="p"/>
                </m:rPr>
                <w:rPr>
                  <w:rFonts w:ascii="Cambria Math" w:hAnsi="Times New Roman" w:cs="Times New Roman"/>
                  <w:rPrChange w:id="324" w:author="ZHANG" w:date="2022-05-04T16:49:00Z">
                    <w:rPr>
                      <w:rFonts w:ascii="Cambria Math" w:hAnsi="Cambria Math"/>
                    </w:rPr>
                  </w:rPrChange>
                </w:rPr>
                <m:t>(</m:t>
              </m:r>
              <m:r>
                <w:rPr>
                  <w:rFonts w:ascii="Cambria Math" w:hAnsi="Times New Roman" w:cs="Times New Roman"/>
                  <w:rPrChange w:id="325" w:author="ZHANG" w:date="2022-05-04T16:49:00Z">
                    <w:rPr>
                      <w:rFonts w:ascii="Cambria Math" w:hAnsi="Cambria Math"/>
                    </w:rPr>
                  </w:rPrChange>
                </w:rPr>
                <m:t>c</m:t>
              </m:r>
              <m:r>
                <m:rPr>
                  <m:sty m:val="p"/>
                </m:rPr>
                <w:rPr>
                  <w:rFonts w:ascii="Cambria Math" w:hAnsi="Times New Roman" w:cs="Times New Roman"/>
                  <w:rPrChange w:id="326" w:author="ZHANG" w:date="2022-05-04T16:49:00Z">
                    <w:rPr>
                      <w:rFonts w:ascii="Cambria Math" w:hAnsi="Cambria Math"/>
                    </w:rPr>
                  </w:rPrChange>
                </w:rPr>
                <m:t>(</m:t>
              </m:r>
              <m:r>
                <w:rPr>
                  <w:rFonts w:ascii="Cambria Math" w:hAnsi="Times New Roman" w:cs="Times New Roman"/>
                  <w:rPrChange w:id="327" w:author="ZHANG" w:date="2022-05-04T16:49:00Z">
                    <w:rPr>
                      <w:rFonts w:ascii="Cambria Math" w:hAnsi="Cambria Math"/>
                    </w:rPr>
                  </w:rPrChange>
                </w:rPr>
                <m:t>z</m:t>
              </m:r>
              <m:r>
                <m:rPr>
                  <m:sty m:val="p"/>
                </m:rPr>
                <w:rPr>
                  <w:rFonts w:ascii="Cambria Math" w:hAnsi="Times New Roman" w:cs="Times New Roman"/>
                  <w:rPrChange w:id="328" w:author="ZHANG" w:date="2022-05-04T16:49:00Z">
                    <w:rPr>
                      <w:rFonts w:ascii="Cambria Math" w:hAnsi="Cambria Math"/>
                    </w:rPr>
                  </w:rPrChange>
                </w:rPr>
                <m:t>))))))</m:t>
              </m:r>
            </m:e>
            <m:e>
              <m:r>
                <m:rPr>
                  <m:sty m:val="p"/>
                </m:rPr>
                <w:rPr>
                  <w:rFonts w:ascii="Cambria Math" w:hAnsi="Times New Roman" w:cs="Times New Roman"/>
                  <w:rPrChange w:id="329" w:author="ZHANG" w:date="2022-05-04T16:49:00Z">
                    <w:rPr>
                      <w:rFonts w:ascii="Cambria Math" w:hAnsi="Cambria Math"/>
                    </w:rPr>
                  </w:rPrChange>
                </w:rPr>
                <m:t>&amp;</m:t>
              </m:r>
              <m:r>
                <w:rPr>
                  <w:rFonts w:ascii="Cambria Math" w:hAnsi="Times New Roman" w:cs="Times New Roman"/>
                  <w:rPrChange w:id="330" w:author="ZHANG" w:date="2022-05-04T16:49:00Z">
                    <w:rPr>
                      <w:rFonts w:ascii="Cambria Math" w:hAnsi="Cambria Math"/>
                    </w:rPr>
                  </w:rPrChange>
                </w:rPr>
                <m:t>=6</m:t>
              </m:r>
            </m:e>
          </m:eqArr>
        </m:oMath>
      </m:oMathPara>
    </w:p>
    <w:p w14:paraId="2060B6F8" w14:textId="77777777" w:rsidR="007436D6" w:rsidRPr="001957DE" w:rsidRDefault="008C4D55" w:rsidP="002A64AF">
      <w:pPr>
        <w:pStyle w:val="FirstParagraph"/>
        <w:spacing w:after="240"/>
        <w:ind w:firstLine="480"/>
      </w:pPr>
      <w:r w:rsidRPr="001957DE">
        <w:t>图灵机模型表示的乘法计算过程：</w:t>
      </w:r>
    </w:p>
    <w:p w14:paraId="3957F92C" w14:textId="77777777" w:rsidR="00BD0EEA" w:rsidRPr="001957DE" w:rsidRDefault="00AC31FA" w:rsidP="0095004D">
      <w:pPr>
        <w:rPr>
          <w:rFonts w:cs="Times New Roman"/>
        </w:rPr>
      </w:pPr>
      <m:oMathPara>
        <m:oMath>
          <m:eqArr>
            <m:eqArrPr>
              <m:ctrlPr>
                <w:rPr>
                  <w:rFonts w:ascii="Cambria Math" w:hAnsi="Cambria Math" w:cs="Times New Roman"/>
                </w:rPr>
              </m:ctrlPr>
            </m:eqArrPr>
            <m:e>
              <m:r>
                <m:rPr>
                  <m:sty m:val="p"/>
                </m:rPr>
                <w:rPr>
                  <w:rFonts w:ascii="Cambria Math" w:hAnsi="Times New Roman" w:cs="Times New Roman"/>
                  <w:rPrChange w:id="331" w:author="ZHANG" w:date="2022-05-04T16:49:00Z">
                    <w:rPr>
                      <w:rFonts w:ascii="Cambria Math" w:hAnsi="Cambria Math"/>
                    </w:rPr>
                  </w:rPrChange>
                </w:rPr>
                <m:t>2</m:t>
              </m:r>
              <m:r>
                <m:rPr>
                  <m:sty m:val="p"/>
                </m:rPr>
                <w:rPr>
                  <w:rFonts w:ascii="Cambria Math" w:hAnsi="Times New Roman" w:cs="Times New Roman" w:hint="eastAsia"/>
                  <w:rPrChange w:id="332" w:author="ZHANG" w:date="2022-05-04T16:49:00Z">
                    <w:rPr>
                      <w:rFonts w:ascii="Cambria Math" w:hAnsi="Cambria Math" w:hint="eastAsia"/>
                    </w:rPr>
                  </w:rPrChange>
                </w:rPr>
                <m:t>*</m:t>
              </m:r>
              <m:r>
                <m:rPr>
                  <m:sty m:val="p"/>
                </m:rPr>
                <w:rPr>
                  <w:rFonts w:ascii="Cambria Math" w:hAnsi="Times New Roman" w:cs="Times New Roman"/>
                  <w:rPrChange w:id="333" w:author="ZHANG" w:date="2022-05-04T16:49:00Z">
                    <w:rPr>
                      <w:rFonts w:ascii="Cambria Math" w:hAnsi="Cambria Math"/>
                    </w:rPr>
                  </w:rPrChange>
                </w:rPr>
                <m:t>3</m:t>
              </m:r>
              <m:r>
                <w:rPr>
                  <w:rFonts w:ascii="Cambria Math" w:hAnsi="Times New Roman" w:cs="Times New Roman"/>
                  <w:rPrChange w:id="334" w:author="ZHANG" w:date="2022-05-04T16:49:00Z">
                    <w:rPr>
                      <w:rFonts w:ascii="Cambria Math" w:hAnsi="Cambria Math"/>
                    </w:rPr>
                  </w:rPrChange>
                </w:rPr>
                <m:t>&amp;=MUL</m:t>
              </m:r>
              <m:r>
                <m:rPr>
                  <m:sty m:val="p"/>
                </m:rPr>
                <w:rPr>
                  <w:rFonts w:ascii="Cambria Math" w:hAnsi="Times New Roman" w:cs="Times New Roman"/>
                  <w:rPrChange w:id="335" w:author="ZHANG" w:date="2022-05-04T16:49:00Z">
                    <w:rPr>
                      <w:rFonts w:ascii="Cambria Math" w:hAnsi="Cambria Math"/>
                    </w:rPr>
                  </w:rPrChange>
                </w:rPr>
                <m:t xml:space="preserve"> 00010 00011</m:t>
              </m:r>
            </m:e>
            <m:e>
              <m:r>
                <m:rPr>
                  <m:sty m:val="p"/>
                </m:rPr>
                <w:rPr>
                  <w:rFonts w:ascii="Cambria Math" w:hAnsi="Times New Roman" w:cs="Times New Roman"/>
                  <w:rPrChange w:id="336" w:author="ZHANG" w:date="2022-05-04T16:49:00Z">
                    <w:rPr>
                      <w:rFonts w:ascii="Cambria Math" w:hAnsi="Cambria Math"/>
                    </w:rPr>
                  </w:rPrChange>
                </w:rPr>
                <m:t>&amp;</m:t>
              </m:r>
              <m:r>
                <w:rPr>
                  <w:rFonts w:ascii="Cambria Math" w:hAnsi="Times New Roman" w:cs="Times New Roman"/>
                  <w:rPrChange w:id="337" w:author="ZHANG" w:date="2022-05-04T16:49:00Z">
                    <w:rPr>
                      <w:rFonts w:ascii="Cambria Math" w:hAnsi="Cambria Math"/>
                    </w:rPr>
                  </w:rPrChange>
                </w:rPr>
                <m:t>=</m:t>
              </m:r>
              <m:r>
                <w:rPr>
                  <w:rFonts w:ascii="Cambria Math" w:hAnsi="Times New Roman" w:cs="Times New Roman"/>
                  <w:rPrChange w:id="338" w:author="ZHANG" w:date="2022-05-04T16:49:00Z">
                    <w:rPr>
                      <w:rFonts w:ascii="Cambria Math" w:hAnsi="Cambria Math"/>
                    </w:rPr>
                  </w:rPrChange>
                </w:rPr>
                <m:t>…</m:t>
              </m:r>
              <m:r>
                <m:rPr>
                  <m:nor/>
                </m:rPr>
                <w:rPr>
                  <w:rFonts w:ascii="Times New Roman" w:eastAsia="微软雅黑" w:hAnsi="Times New Roman" w:cs="Times New Roman" w:hint="eastAsia"/>
                  <w:rPrChange w:id="339" w:author="ZHANG" w:date="2022-05-04T16:49:00Z">
                    <w:rPr>
                      <w:rFonts w:ascii="微软雅黑" w:eastAsia="微软雅黑" w:hAnsi="微软雅黑" w:cs="微软雅黑" w:hint="eastAsia"/>
                    </w:rPr>
                  </w:rPrChange>
                </w:rPr>
                <m:t>经过硬件加速的原码一位乘法</m:t>
              </m:r>
            </m:e>
            <m:e>
              <m:r>
                <m:rPr>
                  <m:sty m:val="p"/>
                </m:rPr>
                <w:rPr>
                  <w:rFonts w:ascii="Cambria Math" w:hAnsi="Times New Roman" w:cs="Times New Roman"/>
                  <w:rPrChange w:id="340" w:author="ZHANG" w:date="2022-05-04T16:49:00Z">
                    <w:rPr>
                      <w:rFonts w:ascii="Cambria Math" w:hAnsi="Cambria Math"/>
                    </w:rPr>
                  </w:rPrChange>
                </w:rPr>
                <m:t>&amp;</m:t>
              </m:r>
              <m:r>
                <w:rPr>
                  <w:rFonts w:ascii="Cambria Math" w:hAnsi="Times New Roman" w:cs="Times New Roman"/>
                  <w:rPrChange w:id="341" w:author="ZHANG" w:date="2022-05-04T16:49:00Z">
                    <w:rPr>
                      <w:rFonts w:ascii="Cambria Math" w:hAnsi="Cambria Math"/>
                    </w:rPr>
                  </w:rPrChange>
                </w:rPr>
                <m:t>=6</m:t>
              </m:r>
            </m:e>
          </m:eqArr>
        </m:oMath>
      </m:oMathPara>
    </w:p>
    <w:p w14:paraId="7C98283B" w14:textId="183EAF2F" w:rsidR="0066150F" w:rsidRPr="001957DE" w:rsidRDefault="005A716F" w:rsidP="004B2C17">
      <w:pPr>
        <w:pStyle w:val="FirstParagraph"/>
        <w:spacing w:after="240"/>
        <w:ind w:firstLine="480"/>
      </w:pPr>
      <w:r w:rsidRPr="001957DE">
        <w:t>因此，尽管泛函编程最重要的基础是</w:t>
      </w:r>
      <w:r w:rsidRPr="001957DE">
        <w:t xml:space="preserve">lambda </w:t>
      </w:r>
      <w:r w:rsidRPr="001957DE">
        <w:t>演算，但在具体实现上却也离不开图灵有限状态机。可以说，本文的函数式语言解释器是在用指令式的工具表达函数式的思想。</w:t>
      </w:r>
      <w:r w:rsidR="0066150F">
        <w:br w:type="page"/>
      </w:r>
    </w:p>
    <w:p w14:paraId="6D5F84D6" w14:textId="0EE04E9B" w:rsidR="00930EE2" w:rsidRPr="001957DE" w:rsidRDefault="005A716F" w:rsidP="008B27CB">
      <w:pPr>
        <w:pStyle w:val="1"/>
      </w:pPr>
      <w:bookmarkStart w:id="342" w:name="_Toc104020914"/>
      <w:bookmarkEnd w:id="70"/>
      <w:bookmarkEnd w:id="210"/>
      <w:r w:rsidRPr="001957DE">
        <w:t xml:space="preserve">Lachesis </w:t>
      </w:r>
      <w:r w:rsidRPr="001957DE">
        <w:t>语言设计</w:t>
      </w:r>
      <w:bookmarkEnd w:id="342"/>
    </w:p>
    <w:p w14:paraId="0477F817" w14:textId="77777777" w:rsidR="009132C5" w:rsidRPr="001957DE" w:rsidRDefault="009132C5" w:rsidP="00D846E7">
      <w:pPr>
        <w:pStyle w:val="2"/>
        <w:spacing w:after="240"/>
        <w:rPr>
          <w:rFonts w:cs="Times New Roman"/>
        </w:rPr>
      </w:pPr>
      <w:bookmarkStart w:id="343" w:name="_Toc104020915"/>
      <w:r w:rsidRPr="001957DE">
        <w:rPr>
          <w:rFonts w:cs="Times New Roman"/>
        </w:rPr>
        <w:t>总论</w:t>
      </w:r>
      <w:bookmarkEnd w:id="343"/>
    </w:p>
    <w:p w14:paraId="09752A0E" w14:textId="77777777" w:rsidR="009132C5" w:rsidRPr="001957DE" w:rsidRDefault="009132C5" w:rsidP="002A64AF">
      <w:pPr>
        <w:pStyle w:val="FirstParagraph"/>
        <w:spacing w:after="240"/>
        <w:ind w:firstLine="480"/>
      </w:pPr>
      <w:r w:rsidRPr="001957DE">
        <w:t>定义一种语言的一种方法是编写标准规范文档，例如</w:t>
      </w:r>
      <w:bookmarkStart w:id="344" w:name="OLE_LINK37"/>
      <w:bookmarkStart w:id="345" w:name="OLE_LINK38"/>
      <w:r w:rsidRPr="001957DE">
        <w:t>ECMAScrip</w:t>
      </w:r>
      <w:bookmarkEnd w:id="344"/>
      <w:bookmarkEnd w:id="345"/>
      <w:r w:rsidR="00171FC3" w:rsidRPr="001957DE">
        <w:rPr>
          <w:rStyle w:val="ae"/>
          <w:rFonts w:cs="Times New Roman"/>
        </w:rPr>
        <w:footnoteReference w:id="6"/>
      </w:r>
      <w:r w:rsidRPr="001957DE">
        <w:t>，解释语言中允许的各种表达式以及它们是如何被推导的。这种技术的优点是，读者可以快速地吸收语言的一般概念，但通常很难从标准的描述中提取出语言的细节。</w:t>
      </w:r>
    </w:p>
    <w:p w14:paraId="6EDB0831" w14:textId="77777777" w:rsidR="009132C5" w:rsidRPr="001957DE" w:rsidRDefault="009132C5" w:rsidP="002A64AF">
      <w:pPr>
        <w:pStyle w:val="FirstParagraph"/>
        <w:spacing w:after="240"/>
        <w:ind w:firstLine="480"/>
      </w:pPr>
      <w:r w:rsidRPr="001957DE">
        <w:t>另一种方法是用某种元语言为它实现一个解释器。这种技术的优点是能够清楚完整地指定语言的细节，否则它就不可能被</w:t>
      </w:r>
      <w:r w:rsidR="00E66199" w:rsidRPr="001957DE">
        <w:t>建造</w:t>
      </w:r>
      <w:r w:rsidRPr="001957DE">
        <w:t>出来。</w:t>
      </w:r>
    </w:p>
    <w:p w14:paraId="63D626FA" w14:textId="77777777" w:rsidR="009132C5" w:rsidRPr="001957DE" w:rsidRDefault="009132C5" w:rsidP="002A64AF">
      <w:pPr>
        <w:pStyle w:val="FirstParagraph"/>
        <w:spacing w:after="240"/>
        <w:ind w:firstLine="480"/>
      </w:pPr>
      <w:r w:rsidRPr="001957DE">
        <w:t>用于定义另一种语言的元语言不需要高效地执行，因为它的主要目的是向开发者解释另一种语言。元语言的基本数据构造也不需要用位和字节来定义。事实上，我们可以直接使用元语言的逻辑和集合理论来处理整个程序文本。</w:t>
      </w:r>
    </w:p>
    <w:p w14:paraId="0F51FDDA" w14:textId="336924B0" w:rsidR="0066150F" w:rsidRPr="0066150F" w:rsidRDefault="009132C5" w:rsidP="00D46E2B">
      <w:pPr>
        <w:pStyle w:val="FirstParagraph"/>
        <w:spacing w:after="240"/>
        <w:ind w:firstLine="480"/>
      </w:pPr>
      <w:r w:rsidRPr="001957DE">
        <w:t>在</w:t>
      </w:r>
      <w:bookmarkStart w:id="346" w:name="OLE_LINK14"/>
      <w:bookmarkStart w:id="347" w:name="OLE_LINK15"/>
      <w:bookmarkStart w:id="348" w:name="OLE_LINK30"/>
      <w:r w:rsidRPr="001957DE">
        <w:t>Lachesis</w:t>
      </w:r>
      <w:bookmarkEnd w:id="346"/>
      <w:bookmarkEnd w:id="347"/>
      <w:bookmarkEnd w:id="348"/>
      <w:r w:rsidRPr="001957DE">
        <w:t>中，这个元语言就是</w:t>
      </w:r>
      <w:r w:rsidRPr="001957DE">
        <w:t>C</w:t>
      </w:r>
      <w:r w:rsidRPr="001957DE">
        <w:t>，它是大多数</w:t>
      </w:r>
      <w:r w:rsidRPr="001957DE">
        <w:t>UNIX</w:t>
      </w:r>
      <w:r w:rsidRPr="001957DE">
        <w:t>系统开发的</w:t>
      </w:r>
      <w:r w:rsidRPr="001957DE">
        <w:t>“</w:t>
      </w:r>
      <w:r w:rsidRPr="001957DE">
        <w:t>母语</w:t>
      </w:r>
      <w:r w:rsidRPr="001957DE">
        <w:t>”</w:t>
      </w:r>
      <w:r w:rsidR="00E66199" w:rsidRPr="001957DE">
        <w:t>。本文</w:t>
      </w:r>
      <w:r w:rsidRPr="001957DE">
        <w:t>将用</w:t>
      </w:r>
      <w:r w:rsidRPr="001957DE">
        <w:t>C</w:t>
      </w:r>
      <w:r w:rsidRPr="001957DE">
        <w:t>语言开发一个解释器来解释</w:t>
      </w:r>
      <w:r w:rsidRPr="001957DE">
        <w:t>Lachesis</w:t>
      </w:r>
      <w:r w:rsidRPr="001957DE">
        <w:t>语言设计的具体细节，但在这之前</w:t>
      </w:r>
      <w:r w:rsidR="00E66199" w:rsidRPr="001957DE">
        <w:t>，简要</w:t>
      </w:r>
      <w:r w:rsidR="00897632" w:rsidRPr="001957DE">
        <w:t>列举</w:t>
      </w:r>
      <w:r w:rsidR="002A79BC" w:rsidRPr="001957DE">
        <w:t>Lachesis</w:t>
      </w:r>
      <w:r w:rsidR="00E66199" w:rsidRPr="001957DE">
        <w:t>语言</w:t>
      </w:r>
      <w:r w:rsidR="00FA0B01">
        <w:rPr>
          <w:rFonts w:hint="eastAsia"/>
        </w:rPr>
        <w:t>的核心语法</w:t>
      </w:r>
      <w:r w:rsidR="00E66199" w:rsidRPr="001957DE">
        <w:t>是有必要的。</w:t>
      </w:r>
    </w:p>
    <w:p w14:paraId="18E609CA" w14:textId="77777777" w:rsidR="00930EE2" w:rsidRPr="001957DE" w:rsidRDefault="005A716F" w:rsidP="00D846E7">
      <w:pPr>
        <w:pStyle w:val="2"/>
        <w:spacing w:after="240"/>
        <w:rPr>
          <w:rFonts w:cs="Times New Roman"/>
        </w:rPr>
      </w:pPr>
      <w:bookmarkStart w:id="349" w:name="_Toc104020916"/>
      <w:bookmarkStart w:id="350" w:name="OLE_LINK12"/>
      <w:bookmarkStart w:id="351" w:name="OLE_LINK13"/>
      <w:r w:rsidRPr="001957DE">
        <w:rPr>
          <w:rFonts w:cs="Times New Roman"/>
        </w:rPr>
        <w:t>S-</w:t>
      </w:r>
      <w:r w:rsidRPr="001957DE">
        <w:rPr>
          <w:rFonts w:cs="Times New Roman"/>
        </w:rPr>
        <w:t>表达式</w:t>
      </w:r>
      <w:bookmarkEnd w:id="349"/>
    </w:p>
    <w:bookmarkEnd w:id="350"/>
    <w:bookmarkEnd w:id="351"/>
    <w:p w14:paraId="4C124979" w14:textId="77777777" w:rsidR="00EB23F5" w:rsidRPr="001957DE" w:rsidRDefault="005A716F" w:rsidP="002A64AF">
      <w:pPr>
        <w:pStyle w:val="FirstParagraph"/>
        <w:spacing w:after="240"/>
        <w:ind w:firstLine="480"/>
      </w:pPr>
      <w:r w:rsidRPr="001957DE">
        <w:t>表达式求值是</w:t>
      </w:r>
      <w:r w:rsidR="00E701F1" w:rsidRPr="001957DE">
        <w:t>计算机</w:t>
      </w:r>
      <w:r w:rsidRPr="001957DE">
        <w:t>程序语言要解决的基本问题之一，例如常见的加法运算：</w:t>
      </w:r>
    </w:p>
    <w:p w14:paraId="74997E8C" w14:textId="7092D4B7" w:rsidR="00EB23F5" w:rsidRPr="001957DE" w:rsidRDefault="005A716F" w:rsidP="00942B94">
      <w:pPr>
        <w:pStyle w:val="90"/>
        <w:ind w:left="480"/>
        <w:rPr>
          <w:rStyle w:val="VerbatimChar"/>
          <w:rFonts w:ascii="Times New Roman" w:hAnsi="Times New Roman"/>
          <w:sz w:val="24"/>
          <w:rPrChange w:id="352" w:author="ZHANG" w:date="2022-05-04T16:49:00Z">
            <w:rPr>
              <w:rStyle w:val="VerbatimChar"/>
              <w:rFonts w:eastAsiaTheme="minorEastAsia" w:cstheme="minorBidi"/>
              <w:color w:val="auto"/>
              <w:sz w:val="24"/>
            </w:rPr>
          </w:rPrChange>
        </w:rPr>
      </w:pPr>
      <w:r w:rsidRPr="00247F2E">
        <w:rPr>
          <w:rStyle w:val="VerbatimChar"/>
          <w:rFonts w:ascii="Times New Roman" w:hAnsi="Times New Roman"/>
          <w:sz w:val="24"/>
        </w:rPr>
        <w:t xml:space="preserve">(_input) &gt;&gt; </w:t>
      </w:r>
      <w:r w:rsidR="0066150F">
        <w:rPr>
          <w:rStyle w:val="VerbatimChar"/>
          <w:rFonts w:ascii="Times New Roman" w:hAnsi="Times New Roman"/>
          <w:sz w:val="24"/>
        </w:rPr>
        <w:t>9</w:t>
      </w:r>
      <w:r w:rsidRPr="00247F2E">
        <w:rPr>
          <w:rStyle w:val="VerbatimChar"/>
          <w:rFonts w:ascii="Times New Roman" w:hAnsi="Times New Roman"/>
          <w:sz w:val="24"/>
        </w:rPr>
        <w:t xml:space="preserve"> + 1</w:t>
      </w:r>
    </w:p>
    <w:p w14:paraId="3F98A7A9" w14:textId="7B1C911F" w:rsidR="00930EE2" w:rsidRPr="00247F2E" w:rsidRDefault="005A716F" w:rsidP="00942B94">
      <w:pPr>
        <w:pStyle w:val="90"/>
        <w:ind w:left="480"/>
        <w:rPr>
          <w:rStyle w:val="VerbatimChar"/>
          <w:rFonts w:ascii="Times New Roman" w:hAnsi="Times New Roman"/>
          <w:sz w:val="24"/>
        </w:rPr>
      </w:pPr>
      <w:r w:rsidRPr="00247F2E">
        <w:rPr>
          <w:rStyle w:val="VerbatimChar"/>
          <w:rFonts w:ascii="Times New Roman" w:hAnsi="Times New Roman"/>
          <w:sz w:val="24"/>
        </w:rPr>
        <w:t xml:space="preserve">(output) &gt;&gt; </w:t>
      </w:r>
      <w:r w:rsidR="0066150F">
        <w:rPr>
          <w:rStyle w:val="VerbatimChar"/>
          <w:rFonts w:ascii="Times New Roman" w:hAnsi="Times New Roman"/>
          <w:sz w:val="24"/>
        </w:rPr>
        <w:t>10</w:t>
      </w:r>
    </w:p>
    <w:p w14:paraId="5E64E053" w14:textId="77777777" w:rsidR="00EB23F5" w:rsidRPr="001957DE" w:rsidRDefault="005A716F" w:rsidP="002A64AF">
      <w:pPr>
        <w:pStyle w:val="FirstParagraph"/>
        <w:spacing w:after="240"/>
        <w:ind w:firstLine="480"/>
      </w:pPr>
      <w:r w:rsidRPr="001957DE">
        <w:t>事实上，鉴于绝大多数函数抽象语法树采用的是波兰表达式的记号方法。为了方便实现表达式的推导，</w:t>
      </w:r>
      <w:r w:rsidRPr="001957DE">
        <w:t xml:space="preserve">Lachesis </w:t>
      </w:r>
      <w:r w:rsidRPr="001957DE">
        <w:t>中的表达式也被设计成以波兰表示法的形式，也就是操作符置于操作数的前面的表示方法。</w:t>
      </w:r>
    </w:p>
    <w:p w14:paraId="5EFEB980" w14:textId="05A574CE" w:rsidR="00EB23F5" w:rsidRPr="00182CC9" w:rsidRDefault="005A716F" w:rsidP="00942B94">
      <w:pPr>
        <w:pStyle w:val="90"/>
        <w:ind w:left="480"/>
      </w:pPr>
      <w:r w:rsidRPr="00247F2E">
        <w:rPr>
          <w:rStyle w:val="VerbatimChar"/>
          <w:rFonts w:ascii="Times New Roman" w:hAnsi="Times New Roman"/>
          <w:sz w:val="24"/>
        </w:rPr>
        <w:t xml:space="preserve">(_input) &gt;&gt; + 1 </w:t>
      </w:r>
      <w:r w:rsidR="00D46E2B">
        <w:rPr>
          <w:rStyle w:val="VerbatimChar"/>
          <w:rFonts w:ascii="Times New Roman" w:hAnsi="Times New Roman"/>
          <w:sz w:val="24"/>
        </w:rPr>
        <w:t>6</w:t>
      </w:r>
    </w:p>
    <w:p w14:paraId="6D1F4C2C" w14:textId="09A452B7" w:rsidR="002A79BC" w:rsidRPr="00182CC9" w:rsidRDefault="005A716F" w:rsidP="00942B94">
      <w:pPr>
        <w:pStyle w:val="90"/>
        <w:ind w:left="480"/>
      </w:pPr>
      <w:r w:rsidRPr="00247F2E">
        <w:rPr>
          <w:rStyle w:val="VerbatimChar"/>
          <w:rFonts w:ascii="Times New Roman" w:hAnsi="Times New Roman"/>
          <w:sz w:val="24"/>
        </w:rPr>
        <w:t xml:space="preserve">(output) &gt;&gt; </w:t>
      </w:r>
      <w:r w:rsidR="00D46E2B">
        <w:rPr>
          <w:rStyle w:val="VerbatimChar"/>
          <w:rFonts w:ascii="Times New Roman" w:hAnsi="Times New Roman"/>
          <w:sz w:val="24"/>
        </w:rPr>
        <w:t>7</w:t>
      </w:r>
    </w:p>
    <w:p w14:paraId="64BA2AAB" w14:textId="77777777" w:rsidR="00930EE2" w:rsidRPr="001957DE" w:rsidRDefault="005A716F" w:rsidP="002A64AF">
      <w:pPr>
        <w:pStyle w:val="FirstParagraph"/>
        <w:spacing w:after="240"/>
        <w:ind w:firstLine="480"/>
      </w:pPr>
      <w:r w:rsidRPr="001957DE">
        <w:t>这样的好处是可以通过操作符赋值法轻松地实现可变参数个数的运算：</w:t>
      </w:r>
    </w:p>
    <w:p w14:paraId="5503D788" w14:textId="77777777" w:rsidR="00930EE2" w:rsidRPr="00182CC9" w:rsidRDefault="005A716F" w:rsidP="00942B94">
      <w:pPr>
        <w:pStyle w:val="90"/>
        <w:ind w:left="480"/>
      </w:pPr>
      <w:r w:rsidRPr="00247F2E">
        <w:rPr>
          <w:rStyle w:val="VerbatimChar"/>
          <w:rFonts w:ascii="Times New Roman" w:hAnsi="Times New Roman"/>
        </w:rPr>
        <w:t>(_input) &gt;&gt; + 1 1 1 1 1 1</w:t>
      </w:r>
      <w:r w:rsidRPr="00182CC9">
        <w:br/>
      </w:r>
      <w:r w:rsidRPr="00247F2E">
        <w:rPr>
          <w:rStyle w:val="VerbatimChar"/>
          <w:rFonts w:ascii="Times New Roman" w:hAnsi="Times New Roman"/>
        </w:rPr>
        <w:t>(output) &gt;&gt; 6</w:t>
      </w:r>
    </w:p>
    <w:p w14:paraId="0F706E73" w14:textId="77777777" w:rsidR="00930EE2" w:rsidRPr="001957DE" w:rsidRDefault="005A716F" w:rsidP="002A64AF">
      <w:pPr>
        <w:pStyle w:val="FirstParagraph"/>
        <w:spacing w:after="240"/>
        <w:ind w:firstLine="480"/>
      </w:pPr>
      <w:r w:rsidRPr="001957DE">
        <w:t>这里的</w:t>
      </w:r>
      <w:r w:rsidRPr="001957DE">
        <w:rPr>
          <w:rStyle w:val="VerbatimChar"/>
          <w:rFonts w:ascii="Times New Roman" w:hAnsi="Times New Roman" w:cs="Times New Roman"/>
        </w:rPr>
        <w:t>+</w:t>
      </w:r>
      <w:r w:rsidRPr="001957DE">
        <w:t>不再被看成一个二元运算符，而是一个表示加法函数的符号，也就是函数的名字。这样的设计在涉及多运算符表达式时波兰表示法自身不需要加括号的优点就消失了，例如以下表达式不使用括号会产生歧义：</w:t>
      </w:r>
    </w:p>
    <w:p w14:paraId="6749F6C9" w14:textId="45FDBFB9" w:rsidR="00930EE2" w:rsidRPr="00182CC9" w:rsidRDefault="005A716F" w:rsidP="00942B94">
      <w:pPr>
        <w:pStyle w:val="90"/>
        <w:ind w:left="480"/>
      </w:pPr>
      <w:bookmarkStart w:id="353" w:name="OLE_LINK39"/>
      <w:bookmarkStart w:id="354" w:name="OLE_LINK40"/>
      <w:r w:rsidRPr="00247F2E">
        <w:rPr>
          <w:rStyle w:val="VerbatimChar"/>
          <w:rFonts w:ascii="Times New Roman" w:hAnsi="Times New Roman"/>
        </w:rPr>
        <w:t>(_input) &gt;&gt; * + 1 1 3 2</w:t>
      </w:r>
      <w:r w:rsidRPr="00182CC9">
        <w:br/>
      </w:r>
      <w:r w:rsidRPr="00247F2E">
        <w:rPr>
          <w:rStyle w:val="VerbatimChar"/>
          <w:rFonts w:ascii="Times New Roman" w:hAnsi="Times New Roman"/>
        </w:rPr>
        <w:t>(output) &gt;&gt; error!</w:t>
      </w:r>
      <w:bookmarkEnd w:id="353"/>
      <w:bookmarkEnd w:id="354"/>
      <w:r w:rsidRPr="00182CC9">
        <w:br/>
      </w:r>
      <w:r w:rsidRPr="00247F2E">
        <w:rPr>
          <w:rStyle w:val="VerbatimChar"/>
          <w:rFonts w:ascii="Times New Roman" w:hAnsi="Times New Roman"/>
        </w:rPr>
        <w:t>(output) &gt;&gt; could be 10 ( [ * [+ 1 1 3] 2 ] ) or 12 ( [ * [ + 1 1 ] 3 2] )</w:t>
      </w:r>
    </w:p>
    <w:p w14:paraId="1B8D6207" w14:textId="77777777" w:rsidR="00930EE2" w:rsidRPr="001957DE" w:rsidRDefault="005A716F" w:rsidP="002A64AF">
      <w:pPr>
        <w:pStyle w:val="FirstParagraph"/>
        <w:spacing w:after="240"/>
        <w:ind w:firstLine="480"/>
      </w:pPr>
      <w:r w:rsidRPr="001957DE">
        <w:t>所以</w:t>
      </w:r>
      <w:r w:rsidRPr="001957DE">
        <w:t xml:space="preserve">Lachesis </w:t>
      </w:r>
      <w:r w:rsidRPr="001957DE">
        <w:t>的求值语句被设计成使用方括号作为界定符的符号表达式（</w:t>
      </w:r>
      <w:r w:rsidR="00950F5E" w:rsidRPr="001957DE">
        <w:t>英文：</w:t>
      </w:r>
      <w:r w:rsidR="00950F5E" w:rsidRPr="001957DE">
        <w:t>Symbolic</w:t>
      </w:r>
      <w:r w:rsidR="009C5BE2" w:rsidRPr="001957DE">
        <w:t>E</w:t>
      </w:r>
      <w:r w:rsidR="00950F5E" w:rsidRPr="001957DE">
        <w:t>xpression</w:t>
      </w:r>
      <w:r w:rsidR="00950F5E" w:rsidRPr="001957DE">
        <w:t>，</w:t>
      </w:r>
      <w:bookmarkStart w:id="355" w:name="OLE_LINK31"/>
      <w:bookmarkStart w:id="356" w:name="OLE_LINK32"/>
      <w:r w:rsidRPr="001957DE">
        <w:t>S-</w:t>
      </w:r>
      <w:r w:rsidRPr="001957DE">
        <w:t>表达式</w:t>
      </w:r>
      <w:bookmarkEnd w:id="355"/>
      <w:bookmarkEnd w:id="356"/>
      <w:r w:rsidRPr="001957DE">
        <w:t>）</w:t>
      </w:r>
      <w:r w:rsidR="00950F5E" w:rsidRPr="001957DE">
        <w:t>。</w:t>
      </w:r>
    </w:p>
    <w:p w14:paraId="19F65454" w14:textId="13E7822E" w:rsidR="009C5BE2" w:rsidRPr="00182CC9" w:rsidRDefault="009C5BE2" w:rsidP="00942B94">
      <w:pPr>
        <w:pStyle w:val="90"/>
        <w:ind w:left="480"/>
      </w:pPr>
      <w:bookmarkStart w:id="357" w:name="s-表达式"/>
      <w:r w:rsidRPr="00247F2E">
        <w:rPr>
          <w:rStyle w:val="BaseNTok"/>
          <w:rFonts w:ascii="Times New Roman" w:hAnsi="Times New Roman"/>
          <w:color w:val="FFFFFF" w:themeColor="background1"/>
        </w:rPr>
        <w:t>(_input) &gt;&gt;</w:t>
      </w:r>
      <w:r w:rsidR="00182CC9">
        <w:rPr>
          <w:rStyle w:val="BaseNTok"/>
          <w:rFonts w:ascii="Times New Roman" w:hAnsi="Times New Roman"/>
          <w:color w:val="FFFFFF" w:themeColor="background1"/>
        </w:rPr>
        <w:t xml:space="preserve"> </w:t>
      </w:r>
      <w:r w:rsidRPr="00247F2E">
        <w:rPr>
          <w:rStyle w:val="VerbatimChar"/>
          <w:rFonts w:ascii="Times New Roman" w:hAnsi="Times New Roman"/>
        </w:rPr>
        <w:t>[</w:t>
      </w:r>
      <w:r w:rsidRPr="00247F2E">
        <w:rPr>
          <w:rStyle w:val="BaseNTok"/>
          <w:rFonts w:ascii="Times New Roman" w:hAnsi="Times New Roman"/>
          <w:color w:val="FFFFFF" w:themeColor="background1"/>
        </w:rPr>
        <w:t xml:space="preserve">* + </w:t>
      </w:r>
      <w:r w:rsidRPr="00247F2E">
        <w:rPr>
          <w:rStyle w:val="VerbatimChar"/>
          <w:rFonts w:ascii="Times New Roman" w:hAnsi="Times New Roman"/>
        </w:rPr>
        <w:t>[</w:t>
      </w:r>
      <w:r w:rsidRPr="00247F2E">
        <w:rPr>
          <w:rStyle w:val="BaseNTok"/>
          <w:rFonts w:ascii="Times New Roman" w:hAnsi="Times New Roman"/>
          <w:color w:val="FFFFFF" w:themeColor="background1"/>
        </w:rPr>
        <w:t>1 1 3</w:t>
      </w:r>
      <w:r w:rsidRPr="00247F2E">
        <w:rPr>
          <w:rStyle w:val="VerbatimChar"/>
          <w:rFonts w:ascii="Times New Roman" w:hAnsi="Times New Roman"/>
        </w:rPr>
        <w:t>]</w:t>
      </w:r>
      <w:r w:rsidRPr="00247F2E">
        <w:rPr>
          <w:rStyle w:val="BaseNTok"/>
          <w:rFonts w:ascii="Times New Roman" w:hAnsi="Times New Roman"/>
          <w:color w:val="FFFFFF" w:themeColor="background1"/>
        </w:rPr>
        <w:t xml:space="preserve"> 2</w:t>
      </w:r>
      <w:r w:rsidRPr="00247F2E">
        <w:rPr>
          <w:rStyle w:val="VerbatimChar"/>
          <w:rFonts w:ascii="Times New Roman" w:hAnsi="Times New Roman"/>
        </w:rPr>
        <w:t>]</w:t>
      </w:r>
      <w:r w:rsidRPr="00182CC9">
        <w:br/>
      </w:r>
      <w:r w:rsidRPr="00247F2E">
        <w:rPr>
          <w:rStyle w:val="BaseNTok"/>
          <w:rFonts w:ascii="Times New Roman" w:hAnsi="Times New Roman"/>
          <w:color w:val="FFFFFF" w:themeColor="background1"/>
        </w:rPr>
        <w:t>(output) &gt;&gt;</w:t>
      </w:r>
      <w:r w:rsidR="00182CC9">
        <w:rPr>
          <w:rStyle w:val="BaseNTok"/>
          <w:rFonts w:ascii="Times New Roman" w:hAnsi="Times New Roman"/>
          <w:color w:val="FFFFFF" w:themeColor="background1"/>
        </w:rPr>
        <w:t xml:space="preserve"> </w:t>
      </w:r>
      <w:r w:rsidRPr="00247F2E">
        <w:rPr>
          <w:rStyle w:val="VerbatimChar"/>
          <w:rFonts w:ascii="Times New Roman" w:hAnsi="Times New Roman"/>
        </w:rPr>
        <w:t>10</w:t>
      </w:r>
    </w:p>
    <w:p w14:paraId="1A0DCD52" w14:textId="2DB496BF" w:rsidR="00D34809" w:rsidRPr="001957DE" w:rsidRDefault="00950F5E" w:rsidP="00D34809">
      <w:pPr>
        <w:pStyle w:val="a0"/>
        <w:ind w:firstLine="480"/>
        <w:rPr>
          <w:rFonts w:cs="Times New Roman"/>
          <w:lang w:eastAsia="zh-CN"/>
        </w:rPr>
      </w:pPr>
      <w:r w:rsidRPr="001957DE">
        <w:rPr>
          <w:rFonts w:cs="Times New Roman"/>
          <w:lang w:eastAsia="zh-CN"/>
        </w:rPr>
        <w:t>S-</w:t>
      </w:r>
      <w:r w:rsidRPr="001957DE">
        <w:rPr>
          <w:rFonts w:cs="Times New Roman"/>
          <w:lang w:eastAsia="zh-CN"/>
        </w:rPr>
        <w:t>表达式不是</w:t>
      </w:r>
      <w:r w:rsidRPr="001957DE">
        <w:rPr>
          <w:rFonts w:cs="Times New Roman"/>
          <w:lang w:eastAsia="zh-CN"/>
        </w:rPr>
        <w:t>Lachesis</w:t>
      </w:r>
      <w:r w:rsidRPr="001957DE">
        <w:rPr>
          <w:rFonts w:cs="Times New Roman"/>
          <w:lang w:eastAsia="zh-CN"/>
        </w:rPr>
        <w:t>独有的，其作为一种以人类可读的文本形式表达半结构化数据的约定</w:t>
      </w:r>
      <w:r w:rsidR="00E701F1" w:rsidRPr="001957DE">
        <w:rPr>
          <w:rFonts w:cs="Times New Roman"/>
          <w:lang w:eastAsia="zh-CN"/>
        </w:rPr>
        <w:t>在</w:t>
      </w:r>
      <w:r w:rsidR="00D323B8" w:rsidRPr="001957DE">
        <w:rPr>
          <w:rFonts w:cs="Times New Roman"/>
          <w:lang w:eastAsia="zh-CN"/>
        </w:rPr>
        <w:t>约翰</w:t>
      </w:r>
      <w:r w:rsidR="00D323B8" w:rsidRPr="001957DE">
        <w:rPr>
          <w:rFonts w:cs="Times New Roman"/>
          <w:lang w:eastAsia="zh-CN"/>
        </w:rPr>
        <w:t>·</w:t>
      </w:r>
      <w:r w:rsidR="00D323B8" w:rsidRPr="001957DE">
        <w:rPr>
          <w:rFonts w:cs="Times New Roman"/>
          <w:lang w:eastAsia="zh-CN"/>
        </w:rPr>
        <w:t>麦卡锡（</w:t>
      </w:r>
      <w:r w:rsidR="00D323B8" w:rsidRPr="001957DE">
        <w:rPr>
          <w:rFonts w:cs="Times New Roman"/>
          <w:lang w:eastAsia="zh-CN"/>
        </w:rPr>
        <w:t>John McCarthy</w:t>
      </w:r>
      <w:r w:rsidR="00D323B8" w:rsidRPr="001957DE">
        <w:rPr>
          <w:rFonts w:cs="Times New Roman"/>
          <w:lang w:eastAsia="zh-CN"/>
        </w:rPr>
        <w:t>）于</w:t>
      </w:r>
      <w:r w:rsidR="00D323B8" w:rsidRPr="001957DE">
        <w:rPr>
          <w:rFonts w:cs="Times New Roman"/>
          <w:lang w:eastAsia="zh-CN"/>
        </w:rPr>
        <w:t>1960</w:t>
      </w:r>
      <w:r w:rsidR="00D323B8" w:rsidRPr="001957DE">
        <w:rPr>
          <w:rFonts w:cs="Times New Roman"/>
          <w:lang w:eastAsia="zh-CN"/>
        </w:rPr>
        <w:t>年发表的</w:t>
      </w:r>
      <w:r w:rsidR="00E701F1" w:rsidRPr="001957DE">
        <w:rPr>
          <w:rFonts w:cs="Times New Roman"/>
          <w:lang w:eastAsia="zh-CN"/>
        </w:rPr>
        <w:t>现代</w:t>
      </w:r>
      <w:r w:rsidR="00D323B8" w:rsidRPr="001957DE">
        <w:rPr>
          <w:rFonts w:cs="Times New Roman"/>
          <w:lang w:eastAsia="zh-CN"/>
        </w:rPr>
        <w:t>函数式语言开山之作《</w:t>
      </w:r>
      <w:bookmarkStart w:id="358" w:name="OLE_LINK61"/>
      <w:bookmarkStart w:id="359" w:name="OLE_LINK102"/>
      <w:bookmarkStart w:id="360" w:name="OLE_LINK176"/>
      <w:r w:rsidR="00D323B8" w:rsidRPr="001957DE">
        <w:rPr>
          <w:rFonts w:cs="Times New Roman"/>
          <w:lang w:eastAsia="zh-CN"/>
        </w:rPr>
        <w:t>递回函数的符号表达式以及由机器运算的方式，第一部</w:t>
      </w:r>
      <w:bookmarkEnd w:id="358"/>
      <w:bookmarkEnd w:id="359"/>
      <w:bookmarkEnd w:id="360"/>
      <w:r w:rsidR="00D323B8" w:rsidRPr="001957DE">
        <w:rPr>
          <w:rFonts w:cs="Times New Roman"/>
          <w:lang w:eastAsia="zh-CN"/>
        </w:rPr>
        <w:t>》中得到推广</w:t>
      </w:r>
      <w:r w:rsidR="006A7541" w:rsidRPr="001957DE">
        <w:rPr>
          <w:rFonts w:cs="Times New Roman"/>
          <w:lang w:eastAsia="zh-CN"/>
        </w:rPr>
        <w:t>，</w:t>
      </w:r>
      <w:r w:rsidR="00D46E2B">
        <w:rPr>
          <w:rFonts w:cs="Times New Roman" w:hint="eastAsia"/>
          <w:lang w:eastAsia="zh-CN"/>
        </w:rPr>
        <w:t>并</w:t>
      </w:r>
      <w:r w:rsidRPr="001957DE">
        <w:rPr>
          <w:rFonts w:cs="Times New Roman"/>
          <w:lang w:eastAsia="zh-CN"/>
        </w:rPr>
        <w:t>以其在</w:t>
      </w:r>
      <w:r w:rsidRPr="001957DE">
        <w:rPr>
          <w:rFonts w:cs="Times New Roman"/>
          <w:lang w:eastAsia="zh-CN"/>
        </w:rPr>
        <w:t>Lisp</w:t>
      </w:r>
      <w:r w:rsidRPr="001957DE">
        <w:rPr>
          <w:rFonts w:cs="Times New Roman"/>
          <w:lang w:eastAsia="zh-CN"/>
        </w:rPr>
        <w:t>家族的编程语言中的使用而为人所知。</w:t>
      </w:r>
    </w:p>
    <w:p w14:paraId="1E8A7C1D" w14:textId="77777777" w:rsidR="009C5BE2" w:rsidRPr="001957DE" w:rsidRDefault="009C5BE2" w:rsidP="008B167E">
      <w:pPr>
        <w:pStyle w:val="a0"/>
        <w:ind w:firstLine="480"/>
        <w:rPr>
          <w:rFonts w:cs="Times New Roman"/>
          <w:lang w:eastAsia="zh-CN"/>
        </w:rPr>
      </w:pPr>
      <w:bookmarkStart w:id="361" w:name="OLE_LINK43"/>
      <w:bookmarkStart w:id="362" w:name="OLE_LINK44"/>
      <w:bookmarkStart w:id="363" w:name="OLE_LINK47"/>
      <w:r w:rsidRPr="001957DE">
        <w:rPr>
          <w:rFonts w:cs="Times New Roman"/>
          <w:lang w:eastAsia="zh-CN"/>
        </w:rPr>
        <w:t>S-</w:t>
      </w:r>
      <w:r w:rsidRPr="001957DE">
        <w:rPr>
          <w:rFonts w:cs="Times New Roman"/>
          <w:lang w:eastAsia="zh-CN"/>
        </w:rPr>
        <w:t>表达式</w:t>
      </w:r>
      <w:bookmarkEnd w:id="361"/>
      <w:bookmarkEnd w:id="362"/>
      <w:bookmarkEnd w:id="363"/>
      <w:r w:rsidRPr="001957DE">
        <w:rPr>
          <w:rFonts w:cs="Times New Roman"/>
          <w:lang w:eastAsia="zh-CN"/>
        </w:rPr>
        <w:t>是</w:t>
      </w:r>
      <w:r w:rsidRPr="001957DE">
        <w:rPr>
          <w:rFonts w:cs="Times New Roman"/>
          <w:lang w:eastAsia="zh-CN"/>
        </w:rPr>
        <w:t>Lachesis</w:t>
      </w:r>
      <w:r w:rsidRPr="001957DE">
        <w:rPr>
          <w:rFonts w:cs="Times New Roman"/>
          <w:lang w:eastAsia="zh-CN"/>
        </w:rPr>
        <w:t>可执行语句的基本单位</w:t>
      </w:r>
      <w:r w:rsidR="00D34809" w:rsidRPr="001957DE">
        <w:rPr>
          <w:rFonts w:cs="Times New Roman"/>
          <w:lang w:eastAsia="zh-CN"/>
        </w:rPr>
        <w:t>。</w:t>
      </w:r>
      <w:bookmarkStart w:id="364" w:name="OLE_LINK45"/>
      <w:bookmarkStart w:id="365" w:name="OLE_LINK46"/>
      <w:r w:rsidR="00D34809" w:rsidRPr="001957DE">
        <w:rPr>
          <w:rFonts w:cs="Times New Roman"/>
          <w:lang w:eastAsia="zh-CN"/>
        </w:rPr>
        <w:t>它可以</w:t>
      </w:r>
      <w:r w:rsidR="008B167E" w:rsidRPr="001957DE">
        <w:rPr>
          <w:rFonts w:cs="Times New Roman"/>
          <w:lang w:eastAsia="zh-CN"/>
        </w:rPr>
        <w:t>只含有</w:t>
      </w:r>
      <w:r w:rsidR="00D34809" w:rsidRPr="001957DE">
        <w:rPr>
          <w:rFonts w:cs="Times New Roman"/>
          <w:lang w:eastAsia="zh-CN"/>
        </w:rPr>
        <w:t>一个值，</w:t>
      </w:r>
      <w:r w:rsidR="008B167E" w:rsidRPr="001957DE">
        <w:rPr>
          <w:rFonts w:cs="Times New Roman"/>
          <w:lang w:eastAsia="zh-CN"/>
        </w:rPr>
        <w:t>仅仅</w:t>
      </w:r>
      <w:r w:rsidR="00D34809" w:rsidRPr="001957DE">
        <w:rPr>
          <w:rFonts w:cs="Times New Roman"/>
          <w:lang w:eastAsia="zh-CN"/>
        </w:rPr>
        <w:t>返回自身</w:t>
      </w:r>
      <w:r w:rsidR="008B167E" w:rsidRPr="001957DE">
        <w:rPr>
          <w:rFonts w:cs="Times New Roman"/>
          <w:lang w:eastAsia="zh-CN"/>
        </w:rPr>
        <w:t>。当</w:t>
      </w:r>
      <w:r w:rsidR="008B167E" w:rsidRPr="001957DE">
        <w:rPr>
          <w:rFonts w:cs="Times New Roman"/>
          <w:lang w:eastAsia="zh-CN"/>
        </w:rPr>
        <w:t>S-</w:t>
      </w:r>
      <w:r w:rsidR="008B167E" w:rsidRPr="001957DE">
        <w:rPr>
          <w:rFonts w:cs="Times New Roman"/>
          <w:lang w:eastAsia="zh-CN"/>
        </w:rPr>
        <w:t>表达式含有多个值时则</w:t>
      </w:r>
      <w:r w:rsidR="00D34809" w:rsidRPr="001957DE">
        <w:rPr>
          <w:rFonts w:cs="Times New Roman"/>
          <w:lang w:eastAsia="zh-CN"/>
        </w:rPr>
        <w:t>对应了</w:t>
      </w:r>
      <w:r w:rsidR="00D34809" w:rsidRPr="001957DE">
        <w:rPr>
          <w:rFonts w:cs="Times New Roman"/>
          <w:lang w:eastAsia="zh-CN"/>
        </w:rPr>
        <w:t xml:space="preserve">lambda </w:t>
      </w:r>
      <w:r w:rsidR="008B167E" w:rsidRPr="001957DE">
        <w:rPr>
          <w:rFonts w:cs="Times New Roman"/>
          <w:lang w:eastAsia="zh-CN"/>
        </w:rPr>
        <w:t>项</w:t>
      </w:r>
      <w:r w:rsidR="00D34809" w:rsidRPr="001957DE">
        <w:rPr>
          <w:rFonts w:cs="Times New Roman"/>
          <w:lang w:eastAsia="zh-CN"/>
        </w:rPr>
        <w:t>中函数应用的概念</w:t>
      </w:r>
      <w:r w:rsidR="008B167E" w:rsidRPr="001957DE">
        <w:rPr>
          <w:rFonts w:cs="Times New Roman"/>
          <w:lang w:eastAsia="zh-CN"/>
        </w:rPr>
        <w:t>，</w:t>
      </w:r>
      <w:r w:rsidR="00D04315" w:rsidRPr="001957DE">
        <w:rPr>
          <w:rFonts w:cs="Times New Roman"/>
          <w:lang w:eastAsia="zh-CN"/>
        </w:rPr>
        <w:t>此时</w:t>
      </w:r>
      <w:r w:rsidR="008B167E" w:rsidRPr="001957DE">
        <w:rPr>
          <w:rFonts w:cs="Times New Roman"/>
          <w:lang w:eastAsia="zh-CN"/>
        </w:rPr>
        <w:t>调用以第一个符号为名字的函数，把其余值作为参数传进去并返回结果。这个过程是递归执行的，</w:t>
      </w:r>
      <w:r w:rsidR="00D04315" w:rsidRPr="001957DE">
        <w:rPr>
          <w:rFonts w:cs="Times New Roman"/>
          <w:lang w:eastAsia="zh-CN"/>
        </w:rPr>
        <w:t>这意味着</w:t>
      </w:r>
      <w:r w:rsidR="008B167E" w:rsidRPr="001957DE">
        <w:rPr>
          <w:rFonts w:cs="Times New Roman"/>
          <w:lang w:eastAsia="zh-CN"/>
        </w:rPr>
        <w:t>S-</w:t>
      </w:r>
      <w:r w:rsidR="008B167E" w:rsidRPr="001957DE">
        <w:rPr>
          <w:rFonts w:cs="Times New Roman"/>
          <w:lang w:eastAsia="zh-CN"/>
        </w:rPr>
        <w:t>表达式中</w:t>
      </w:r>
      <w:r w:rsidR="00D04315" w:rsidRPr="001957DE">
        <w:rPr>
          <w:rFonts w:cs="Times New Roman"/>
          <w:lang w:eastAsia="zh-CN"/>
        </w:rPr>
        <w:t>的</w:t>
      </w:r>
      <w:r w:rsidR="008B167E" w:rsidRPr="001957DE">
        <w:rPr>
          <w:rFonts w:cs="Times New Roman"/>
          <w:lang w:eastAsia="zh-CN"/>
        </w:rPr>
        <w:t>每个元素都可以是另一个</w:t>
      </w:r>
      <w:r w:rsidR="008B167E" w:rsidRPr="001957DE">
        <w:rPr>
          <w:rFonts w:cs="Times New Roman"/>
          <w:lang w:eastAsia="zh-CN"/>
        </w:rPr>
        <w:t>S-</w:t>
      </w:r>
      <w:r w:rsidR="008B167E" w:rsidRPr="001957DE">
        <w:rPr>
          <w:rFonts w:cs="Times New Roman"/>
          <w:lang w:eastAsia="zh-CN"/>
        </w:rPr>
        <w:t>表达式</w:t>
      </w:r>
      <w:r w:rsidR="00D04315" w:rsidRPr="001957DE">
        <w:rPr>
          <w:rFonts w:cs="Times New Roman"/>
          <w:lang w:eastAsia="zh-CN"/>
        </w:rPr>
        <w:t>，一层层嵌套下去。</w:t>
      </w:r>
    </w:p>
    <w:p w14:paraId="41C8164A" w14:textId="03AE903B" w:rsidR="00930EE2" w:rsidRPr="001957DE" w:rsidRDefault="005A716F" w:rsidP="00D846E7">
      <w:pPr>
        <w:pStyle w:val="2"/>
        <w:spacing w:after="240"/>
        <w:rPr>
          <w:rFonts w:cs="Times New Roman"/>
        </w:rPr>
      </w:pPr>
      <w:bookmarkStart w:id="366" w:name="_Toc104020917"/>
      <w:bookmarkEnd w:id="357"/>
      <w:bookmarkEnd w:id="364"/>
      <w:bookmarkEnd w:id="365"/>
      <w:r w:rsidRPr="001957DE">
        <w:rPr>
          <w:rFonts w:cs="Times New Roman"/>
        </w:rPr>
        <w:t>Q-</w:t>
      </w:r>
      <w:r w:rsidRPr="001957DE">
        <w:rPr>
          <w:rFonts w:cs="Times New Roman"/>
        </w:rPr>
        <w:t>表达式</w:t>
      </w:r>
      <w:bookmarkEnd w:id="366"/>
    </w:p>
    <w:p w14:paraId="340BDFBD" w14:textId="77777777" w:rsidR="00930EE2" w:rsidRPr="001957DE" w:rsidRDefault="005A716F" w:rsidP="002A64AF">
      <w:pPr>
        <w:pStyle w:val="FirstParagraph"/>
        <w:spacing w:after="240"/>
        <w:ind w:firstLine="480"/>
      </w:pPr>
      <w:r w:rsidRPr="001957DE">
        <w:t>S-</w:t>
      </w:r>
      <w:r w:rsidRPr="001957DE">
        <w:t>表达式一旦被读入就会开始求值，这导致了很多局限</w:t>
      </w:r>
      <w:r w:rsidR="006A7541" w:rsidRPr="001957DE">
        <w:t>。</w:t>
      </w:r>
      <w:r w:rsidRPr="001957DE">
        <w:t>例如表达式中含有未知变量时直接求解会抛出错误：</w:t>
      </w:r>
    </w:p>
    <w:p w14:paraId="46931ABE" w14:textId="77777777" w:rsidR="00930EE2" w:rsidRPr="00182CC9" w:rsidRDefault="005A716F" w:rsidP="00942B94">
      <w:pPr>
        <w:pStyle w:val="90"/>
        <w:ind w:left="480"/>
      </w:pPr>
      <w:r w:rsidRPr="00247F2E">
        <w:rPr>
          <w:rStyle w:val="VerbatimChar"/>
          <w:rFonts w:ascii="Times New Roman" w:hAnsi="Times New Roman"/>
        </w:rPr>
        <w:t xml:space="preserve">(_input) &gt;&gt; + x 1 </w:t>
      </w:r>
      <w:r w:rsidRPr="00182CC9">
        <w:br/>
      </w:r>
      <w:r w:rsidRPr="00247F2E">
        <w:rPr>
          <w:rStyle w:val="VerbatimChar"/>
          <w:rFonts w:ascii="Times New Roman" w:hAnsi="Times New Roman"/>
        </w:rPr>
        <w:t>(output) &gt;&gt; error! x is undefined!</w:t>
      </w:r>
    </w:p>
    <w:p w14:paraId="1475D700" w14:textId="77777777" w:rsidR="00930EE2" w:rsidRPr="001957DE" w:rsidRDefault="005A716F" w:rsidP="002A64AF">
      <w:pPr>
        <w:pStyle w:val="FirstParagraph"/>
        <w:spacing w:after="240"/>
        <w:ind w:firstLine="480"/>
      </w:pPr>
      <w:r w:rsidRPr="001957DE">
        <w:t>而未知变量可能在之后定义，在这种情况下希望延迟表达式的推导而仅仅保留其形式（惰性求值）的需求是很自然的，这时就需要</w:t>
      </w:r>
      <w:r w:rsidR="006A7541" w:rsidRPr="001957DE">
        <w:t>引入</w:t>
      </w:r>
      <w:r w:rsidR="00D04315" w:rsidRPr="001957DE">
        <w:t>引用</w:t>
      </w:r>
      <w:r w:rsidRPr="001957DE">
        <w:t>表达式</w:t>
      </w:r>
      <w:r w:rsidR="00D04315" w:rsidRPr="001957DE">
        <w:t>（英文：</w:t>
      </w:r>
      <w:r w:rsidR="00D04315" w:rsidRPr="001957DE">
        <w:t>Quoted-Expression</w:t>
      </w:r>
      <w:r w:rsidR="00F272D6" w:rsidRPr="001957DE">
        <w:t>，也译为</w:t>
      </w:r>
      <w:r w:rsidR="00D04315" w:rsidRPr="001957DE">
        <w:t>Q-</w:t>
      </w:r>
      <w:r w:rsidR="00D04315" w:rsidRPr="001957DE">
        <w:t>表达式）</w:t>
      </w:r>
      <w:r w:rsidRPr="001957DE">
        <w:t>的概念。</w:t>
      </w:r>
    </w:p>
    <w:p w14:paraId="07C5C4AA" w14:textId="77777777" w:rsidR="006A7541" w:rsidRPr="001957DE" w:rsidRDefault="006A7541" w:rsidP="002A64AF">
      <w:pPr>
        <w:pStyle w:val="FirstParagraph"/>
        <w:spacing w:after="240"/>
        <w:ind w:firstLine="480"/>
      </w:pPr>
    </w:p>
    <w:p w14:paraId="491660EF" w14:textId="77777777" w:rsidR="00930EE2" w:rsidRPr="001957DE" w:rsidRDefault="005A716F" w:rsidP="002A64AF">
      <w:pPr>
        <w:pStyle w:val="FirstParagraph"/>
        <w:spacing w:after="240"/>
        <w:ind w:firstLine="480"/>
      </w:pPr>
      <w:r w:rsidRPr="001957DE">
        <w:t>Q-</w:t>
      </w:r>
      <w:r w:rsidRPr="001957DE">
        <w:t>表达式和</w:t>
      </w:r>
      <w:r w:rsidRPr="001957DE">
        <w:t>S-</w:t>
      </w:r>
      <w:r w:rsidRPr="001957DE">
        <w:t>表达式</w:t>
      </w:r>
      <w:r w:rsidR="006A7541" w:rsidRPr="001957DE">
        <w:t>在形式上</w:t>
      </w:r>
      <w:r w:rsidR="00D04315" w:rsidRPr="001957DE">
        <w:t>唯一的</w:t>
      </w:r>
      <w:r w:rsidRPr="001957DE">
        <w:t>不同是其用一对花括号作界定符：</w:t>
      </w:r>
    </w:p>
    <w:p w14:paraId="7A918CFC" w14:textId="77777777" w:rsidR="00930EE2" w:rsidRPr="001957DE" w:rsidRDefault="005A716F" w:rsidP="00942B94">
      <w:pPr>
        <w:pStyle w:val="90"/>
        <w:ind w:left="480"/>
        <w:rPr>
          <w:rStyle w:val="VerbatimChar"/>
          <w:rFonts w:ascii="Times New Roman" w:hAnsi="Times New Roman"/>
          <w:rPrChange w:id="367" w:author="ZHANG" w:date="2022-05-04T16:49:00Z">
            <w:rPr>
              <w:rStyle w:val="VerbatimChar"/>
              <w:rFonts w:eastAsiaTheme="minorEastAsia" w:cstheme="minorBidi"/>
              <w:color w:val="auto"/>
            </w:rPr>
          </w:rPrChange>
        </w:rPr>
      </w:pPr>
      <w:r w:rsidRPr="00247F2E">
        <w:rPr>
          <w:rStyle w:val="VerbatimChar"/>
          <w:rFonts w:ascii="Times New Roman" w:hAnsi="Times New Roman"/>
        </w:rPr>
        <w:t>(_input) &gt;&gt; {+ x 1}</w:t>
      </w:r>
      <w:r w:rsidRPr="00247F2E">
        <w:rPr>
          <w:rStyle w:val="VerbatimChar"/>
          <w:rFonts w:ascii="Times New Roman" w:hAnsi="Times New Roman"/>
        </w:rPr>
        <w:br/>
        <w:t>(output) &gt;&gt; {+ x 1}</w:t>
      </w:r>
    </w:p>
    <w:p w14:paraId="3CDA896C" w14:textId="77777777" w:rsidR="00930EE2" w:rsidRPr="001957DE" w:rsidRDefault="005A716F" w:rsidP="002A64AF">
      <w:pPr>
        <w:pStyle w:val="FirstParagraph"/>
        <w:spacing w:after="240"/>
        <w:ind w:firstLine="480"/>
      </w:pPr>
      <w:bookmarkStart w:id="368" w:name="q-表达式"/>
      <w:r w:rsidRPr="001957DE">
        <w:t>Q-</w:t>
      </w:r>
      <w:r w:rsidRPr="001957DE">
        <w:t>表达式惰性求值的特性广泛被运用在程序间传递信息，因为它不像</w:t>
      </w:r>
      <w:r w:rsidRPr="001957DE">
        <w:t>S-</w:t>
      </w:r>
      <w:r w:rsidRPr="001957DE">
        <w:t>表达式那样会立刻推导</w:t>
      </w:r>
      <w:r w:rsidR="00D04315" w:rsidRPr="001957DE">
        <w:t>，</w:t>
      </w:r>
      <w:r w:rsidRPr="001957DE">
        <w:t>导致表达式内信息的丢失。</w:t>
      </w:r>
    </w:p>
    <w:p w14:paraId="26D6C10A" w14:textId="47EEA907" w:rsidR="00930EE2" w:rsidRPr="001957DE" w:rsidRDefault="005A716F" w:rsidP="00D846E7">
      <w:pPr>
        <w:pStyle w:val="2"/>
        <w:spacing w:after="240"/>
        <w:rPr>
          <w:rFonts w:cs="Times New Roman"/>
        </w:rPr>
      </w:pPr>
      <w:bookmarkStart w:id="369" w:name="_Toc104020918"/>
      <w:bookmarkEnd w:id="368"/>
      <w:r w:rsidRPr="001957DE">
        <w:rPr>
          <w:rFonts w:cs="Times New Roman"/>
        </w:rPr>
        <w:t>变量</w:t>
      </w:r>
      <w:bookmarkEnd w:id="369"/>
    </w:p>
    <w:p w14:paraId="17B85714" w14:textId="77777777" w:rsidR="00930EE2" w:rsidRPr="001957DE" w:rsidRDefault="005A716F" w:rsidP="002A64AF">
      <w:pPr>
        <w:pStyle w:val="FirstParagraph"/>
        <w:spacing w:after="240"/>
        <w:ind w:firstLine="480"/>
      </w:pPr>
      <w:r w:rsidRPr="001957DE">
        <w:t>变量是一个很有误导性的名字，因为函数式语言中的变量实际上是不变的，一旦初始化后就不能更改。</w:t>
      </w:r>
      <w:r w:rsidR="00D04315" w:rsidRPr="001957DE">
        <w:t>再次重复定义符号会重新分配内存。</w:t>
      </w:r>
    </w:p>
    <w:p w14:paraId="15F167D2" w14:textId="77777777" w:rsidR="00930EE2" w:rsidRPr="001957DE" w:rsidRDefault="005A716F">
      <w:pPr>
        <w:pStyle w:val="FirstParagraph"/>
        <w:spacing w:after="240"/>
        <w:ind w:firstLine="480"/>
        <w:pPrChange w:id="370" w:author="Gao chengzhi" w:date="2022-05-04T20:08:00Z">
          <w:pPr>
            <w:pStyle w:val="a0"/>
            <w:ind w:left="240" w:right="240" w:firstLine="480"/>
          </w:pPr>
        </w:pPrChange>
      </w:pPr>
      <w:r w:rsidRPr="001957DE">
        <w:t xml:space="preserve">Lachesis </w:t>
      </w:r>
      <w:r w:rsidRPr="001957DE">
        <w:t>中的变量概念更类似一个符号绑定，</w:t>
      </w:r>
      <w:r w:rsidRPr="001957DE">
        <w:t xml:space="preserve">Lachesis </w:t>
      </w:r>
      <w:r w:rsidRPr="001957DE">
        <w:t>通过</w:t>
      </w:r>
      <w:r w:rsidRPr="001957DE">
        <w:t>Q-</w:t>
      </w:r>
      <w:r w:rsidRPr="001957DE">
        <w:t>表达式来传递变量的名字：</w:t>
      </w:r>
    </w:p>
    <w:p w14:paraId="692896B0" w14:textId="54685A9C" w:rsidR="00930EE2" w:rsidRPr="00182CC9" w:rsidRDefault="005A716F" w:rsidP="00942B94">
      <w:pPr>
        <w:pStyle w:val="90"/>
        <w:ind w:left="480"/>
      </w:pPr>
      <w:r w:rsidRPr="00247F2E">
        <w:rPr>
          <w:rStyle w:val="VerbatimChar"/>
          <w:rFonts w:ascii="Times New Roman" w:hAnsi="Times New Roman"/>
        </w:rPr>
        <w:t>(_input) &gt;&gt; def {</w:t>
      </w:r>
      <w:bookmarkStart w:id="371" w:name="OLE_LINK6"/>
      <w:bookmarkStart w:id="372" w:name="OLE_LINK7"/>
      <w:ins w:id="373" w:author="Gao chengzhi" w:date="2022-05-04T20:08:00Z">
        <w:r w:rsidR="00182CC9">
          <w:rPr>
            <w:rStyle w:val="VerbatimChar"/>
            <w:rFonts w:ascii="Times New Roman" w:hAnsi="Times New Roman"/>
          </w:rPr>
          <w:t>_</w:t>
        </w:r>
        <w:r w:rsidR="00182CC9">
          <w:rPr>
            <w:rStyle w:val="VerbatimChar"/>
            <w:rFonts w:ascii="Times New Roman" w:hAnsi="Times New Roman" w:hint="eastAsia"/>
          </w:rPr>
          <w:t>var_name</w:t>
        </w:r>
      </w:ins>
      <w:bookmarkEnd w:id="371"/>
      <w:bookmarkEnd w:id="372"/>
      <w:del w:id="374" w:author="Gao chengzhi" w:date="2022-05-04T20:08:00Z">
        <w:r w:rsidRPr="00247F2E" w:rsidDel="00182CC9">
          <w:rPr>
            <w:rStyle w:val="VerbatimChar"/>
            <w:rFonts w:ascii="Times New Roman" w:hAnsi="Times New Roman"/>
          </w:rPr>
          <w:delText>x</w:delText>
        </w:r>
      </w:del>
      <w:r w:rsidRPr="00247F2E">
        <w:rPr>
          <w:rStyle w:val="VerbatimChar"/>
          <w:rFonts w:ascii="Times New Roman" w:hAnsi="Times New Roman"/>
        </w:rPr>
        <w:t xml:space="preserve">} 1 </w:t>
      </w:r>
      <w:r w:rsidRPr="00182CC9">
        <w:br/>
      </w:r>
      <w:r w:rsidRPr="00247F2E">
        <w:rPr>
          <w:rStyle w:val="VerbatimChar"/>
          <w:rFonts w:ascii="Times New Roman" w:hAnsi="Times New Roman"/>
        </w:rPr>
        <w:t xml:space="preserve">(_input) &gt;&gt; </w:t>
      </w:r>
      <w:ins w:id="375" w:author="Gao chengzhi" w:date="2022-05-04T20:09:00Z">
        <w:r w:rsidR="00182CC9">
          <w:rPr>
            <w:rStyle w:val="VerbatimChar"/>
            <w:rFonts w:ascii="Times New Roman" w:hAnsi="Times New Roman"/>
          </w:rPr>
          <w:t>_</w:t>
        </w:r>
        <w:r w:rsidR="00182CC9">
          <w:rPr>
            <w:rStyle w:val="VerbatimChar"/>
            <w:rFonts w:ascii="Times New Roman" w:hAnsi="Times New Roman" w:hint="eastAsia"/>
          </w:rPr>
          <w:t>var_name</w:t>
        </w:r>
        <w:r w:rsidR="00182CC9" w:rsidRPr="00182CC9" w:rsidDel="00182CC9">
          <w:rPr>
            <w:rStyle w:val="VerbatimChar"/>
            <w:rFonts w:ascii="Times New Roman" w:hAnsi="Times New Roman"/>
          </w:rPr>
          <w:t xml:space="preserve"> </w:t>
        </w:r>
      </w:ins>
      <w:del w:id="376" w:author="Gao chengzhi" w:date="2022-05-04T20:09:00Z">
        <w:r w:rsidRPr="00247F2E" w:rsidDel="00182CC9">
          <w:rPr>
            <w:rStyle w:val="VerbatimChar"/>
            <w:rFonts w:ascii="Times New Roman" w:hAnsi="Times New Roman"/>
          </w:rPr>
          <w:delText>x</w:delText>
        </w:r>
      </w:del>
      <w:r w:rsidRPr="00182CC9">
        <w:br/>
      </w:r>
      <w:r w:rsidRPr="00247F2E">
        <w:rPr>
          <w:rStyle w:val="VerbatimChar"/>
          <w:rFonts w:ascii="Times New Roman" w:hAnsi="Times New Roman"/>
        </w:rPr>
        <w:t>(output) &gt;&gt; 1</w:t>
      </w:r>
    </w:p>
    <w:p w14:paraId="5529CF01" w14:textId="77777777" w:rsidR="00930EE2" w:rsidRPr="001957DE" w:rsidRDefault="005A716F" w:rsidP="002A64AF">
      <w:pPr>
        <w:pStyle w:val="FirstParagraph"/>
        <w:spacing w:after="240"/>
        <w:ind w:firstLine="480"/>
      </w:pPr>
      <w:r w:rsidRPr="001957DE">
        <w:t>Lachesis</w:t>
      </w:r>
      <w:r w:rsidRPr="001957DE">
        <w:t>的</w:t>
      </w:r>
      <w:r w:rsidRPr="001957DE">
        <w:rPr>
          <w:rStyle w:val="VerbatimChar"/>
          <w:rFonts w:ascii="Times New Roman" w:hAnsi="Times New Roman" w:cs="Times New Roman"/>
        </w:rPr>
        <w:t>def</w:t>
      </w:r>
      <w:r w:rsidRPr="001957DE">
        <w:t>函数可以像</w:t>
      </w:r>
      <w:r w:rsidRPr="001957DE">
        <w:t xml:space="preserve">golang </w:t>
      </w:r>
      <w:r w:rsidRPr="001957DE">
        <w:t>或</w:t>
      </w:r>
      <w:r w:rsidRPr="001957DE">
        <w:t>Python</w:t>
      </w:r>
      <w:r w:rsidRPr="001957DE">
        <w:t>那样一次性给多个变量初始化：</w:t>
      </w:r>
    </w:p>
    <w:p w14:paraId="3FF736E0" w14:textId="77777777" w:rsidR="00EB23F5" w:rsidRPr="00182CC9" w:rsidRDefault="005A716F" w:rsidP="00942B94">
      <w:pPr>
        <w:pStyle w:val="90"/>
        <w:ind w:left="480"/>
      </w:pPr>
      <w:r w:rsidRPr="00247F2E">
        <w:rPr>
          <w:rStyle w:val="VerbatimChar"/>
          <w:rFonts w:ascii="Times New Roman" w:hAnsi="Times New Roman"/>
        </w:rPr>
        <w:t>(_input) &gt;&gt; def {x y z} 1 2 3</w:t>
      </w:r>
      <w:r w:rsidRPr="00182CC9">
        <w:br/>
      </w:r>
      <w:r w:rsidRPr="00247F2E">
        <w:rPr>
          <w:rStyle w:val="VerbatimChar"/>
          <w:rFonts w:ascii="Times New Roman" w:hAnsi="Times New Roman"/>
        </w:rPr>
        <w:t>(_input) &gt;&gt; print x y z</w:t>
      </w:r>
      <w:r w:rsidRPr="00182CC9">
        <w:br/>
      </w:r>
      <w:r w:rsidRPr="00247F2E">
        <w:rPr>
          <w:rStyle w:val="VerbatimChar"/>
          <w:rFonts w:ascii="Times New Roman" w:hAnsi="Times New Roman"/>
        </w:rPr>
        <w:t>(output) &gt;&gt; 1 2 3</w:t>
      </w:r>
    </w:p>
    <w:p w14:paraId="0A00FD3B" w14:textId="77777777" w:rsidR="00930EE2" w:rsidRPr="001957DE" w:rsidRDefault="005A716F" w:rsidP="002A64AF">
      <w:pPr>
        <w:pStyle w:val="FirstParagraph"/>
        <w:spacing w:after="240"/>
        <w:ind w:firstLine="480"/>
      </w:pPr>
      <w:r w:rsidRPr="001957DE">
        <w:t>在函数式语言中，</w:t>
      </w:r>
      <w:r w:rsidRPr="001957DE">
        <w:t>S-</w:t>
      </w:r>
      <w:r w:rsidRPr="001957DE">
        <w:t>表达式也可以是变量，但是</w:t>
      </w:r>
      <w:r w:rsidRPr="001957DE">
        <w:t>S-</w:t>
      </w:r>
      <w:r w:rsidRPr="001957DE">
        <w:t>表达式要用用</w:t>
      </w:r>
      <w:r w:rsidRPr="001957DE">
        <w:t>Q-</w:t>
      </w:r>
      <w:r w:rsidRPr="001957DE">
        <w:t>表达式的形式传递，需要推导时再用</w:t>
      </w:r>
      <w:r w:rsidRPr="001957DE">
        <w:rPr>
          <w:rStyle w:val="VerbatimChar"/>
          <w:rFonts w:ascii="Times New Roman" w:hAnsi="Times New Roman" w:cs="Times New Roman"/>
        </w:rPr>
        <w:t>eval</w:t>
      </w:r>
      <w:r w:rsidRPr="001957DE">
        <w:t>函数将</w:t>
      </w:r>
      <w:r w:rsidRPr="001957DE">
        <w:t>Q-</w:t>
      </w:r>
      <w:r w:rsidRPr="001957DE">
        <w:t>表达式转换成</w:t>
      </w:r>
      <w:r w:rsidRPr="001957DE">
        <w:t>S-</w:t>
      </w:r>
      <w:r w:rsidRPr="001957DE">
        <w:t>表达式。</w:t>
      </w:r>
    </w:p>
    <w:p w14:paraId="62FF6958" w14:textId="50D1D0C6" w:rsidR="00930EE2" w:rsidRPr="00182CC9" w:rsidRDefault="005A716F" w:rsidP="00942B94">
      <w:pPr>
        <w:pStyle w:val="90"/>
        <w:ind w:left="480"/>
      </w:pPr>
      <w:r w:rsidRPr="00247F2E">
        <w:rPr>
          <w:rStyle w:val="VerbatimChar"/>
          <w:rFonts w:ascii="Times New Roman" w:hAnsi="Times New Roman"/>
        </w:rPr>
        <w:t>(_input) &gt;&gt; def {</w:t>
      </w:r>
      <w:r w:rsidR="00182CC9">
        <w:rPr>
          <w:rStyle w:val="VerbatimChar"/>
          <w:rFonts w:ascii="Times New Roman" w:hAnsi="Times New Roman"/>
        </w:rPr>
        <w:t>_add_one</w:t>
      </w:r>
      <w:r w:rsidRPr="00247F2E">
        <w:rPr>
          <w:rStyle w:val="VerbatimChar"/>
          <w:rFonts w:ascii="Times New Roman" w:hAnsi="Times New Roman"/>
        </w:rPr>
        <w:t>} {+ x 1}</w:t>
      </w:r>
      <w:r w:rsidRPr="00182CC9">
        <w:br/>
      </w:r>
      <w:r w:rsidRPr="00247F2E">
        <w:rPr>
          <w:rStyle w:val="VerbatimChar"/>
          <w:rFonts w:ascii="Times New Roman" w:hAnsi="Times New Roman"/>
        </w:rPr>
        <w:t>(_input) &gt;&gt; def {x} 1</w:t>
      </w:r>
      <w:r w:rsidRPr="00182CC9">
        <w:br/>
      </w:r>
      <w:r w:rsidRPr="00247F2E">
        <w:rPr>
          <w:rStyle w:val="VerbatimChar"/>
          <w:rFonts w:ascii="Times New Roman" w:hAnsi="Times New Roman"/>
        </w:rPr>
        <w:t xml:space="preserve">(_input) &gt;&gt; eval </w:t>
      </w:r>
      <w:r w:rsidR="00182CC9">
        <w:rPr>
          <w:rStyle w:val="VerbatimChar"/>
          <w:rFonts w:ascii="Times New Roman" w:hAnsi="Times New Roman"/>
        </w:rPr>
        <w:t xml:space="preserve"> _add_one</w:t>
      </w:r>
      <w:r w:rsidRPr="00182CC9">
        <w:br/>
      </w:r>
      <w:r w:rsidRPr="00247F2E">
        <w:rPr>
          <w:rStyle w:val="VerbatimChar"/>
          <w:rFonts w:ascii="Times New Roman" w:hAnsi="Times New Roman"/>
        </w:rPr>
        <w:t>(output) &gt;&gt; 5</w:t>
      </w:r>
    </w:p>
    <w:p w14:paraId="7B79358C" w14:textId="77777777" w:rsidR="00930EE2" w:rsidRPr="001957DE" w:rsidRDefault="005A716F" w:rsidP="002A64AF">
      <w:pPr>
        <w:pStyle w:val="FirstParagraph"/>
        <w:spacing w:after="240"/>
        <w:ind w:firstLine="480"/>
      </w:pPr>
      <w:bookmarkStart w:id="377" w:name="变量"/>
      <w:r w:rsidRPr="001957DE">
        <w:t>有了</w:t>
      </w:r>
      <w:r w:rsidRPr="001957DE">
        <w:t xml:space="preserve">lambda </w:t>
      </w:r>
      <w:r w:rsidRPr="001957DE">
        <w:t>函数和环境的概念之后我们可以定义一些只在函数内部起作用的局部变量，以</w:t>
      </w:r>
      <w:r w:rsidRPr="001957DE">
        <w:rPr>
          <w:rStyle w:val="VerbatimChar"/>
          <w:rFonts w:ascii="Times New Roman" w:hAnsi="Times New Roman" w:cs="Times New Roman"/>
        </w:rPr>
        <w:t>=</w:t>
      </w:r>
      <w:r w:rsidRPr="001957DE">
        <w:t>为标志符，例如：</w:t>
      </w:r>
    </w:p>
    <w:p w14:paraId="7408413B" w14:textId="77777777" w:rsidR="00422864" w:rsidRPr="00794BD1" w:rsidRDefault="00621EDD" w:rsidP="0066150F">
      <w:pPr>
        <w:pStyle w:val="a9"/>
      </w:pPr>
      <w:r w:rsidRPr="00794BD1">
        <w:t xml:space="preserve">namespace{ </w:t>
      </w:r>
    </w:p>
    <w:p w14:paraId="7BBB5A8F" w14:textId="4A52CA41" w:rsidR="00422864" w:rsidRPr="00794BD1" w:rsidRDefault="00621EDD" w:rsidP="00FB048E">
      <w:pPr>
        <w:pStyle w:val="a9"/>
        <w:ind w:firstLineChars="200" w:firstLine="480"/>
        <w:rPr>
          <w:lang w:eastAsia="zh-CN"/>
        </w:rPr>
      </w:pPr>
      <w:r w:rsidRPr="00794BD1">
        <w:t xml:space="preserve">do [= </w:t>
      </w:r>
      <w:r w:rsidR="00794BD1">
        <w:t>_first</w:t>
      </w:r>
      <w:r w:rsidRPr="00794BD1">
        <w:t xml:space="preserve"> 1] [= </w:t>
      </w:r>
      <w:r w:rsidR="00794BD1">
        <w:t>_second</w:t>
      </w:r>
      <w:r w:rsidRPr="00794BD1">
        <w:t xml:space="preserve"> 2] [print</w:t>
      </w:r>
      <w:r w:rsidR="00794BD1">
        <w:t xml:space="preserve"> </w:t>
      </w:r>
      <w:bookmarkStart w:id="378" w:name="OLE_LINK10"/>
      <w:bookmarkStart w:id="379" w:name="OLE_LINK11"/>
      <w:r w:rsidR="00794BD1">
        <w:t>_first _second</w:t>
      </w:r>
      <w:bookmarkEnd w:id="378"/>
      <w:bookmarkEnd w:id="379"/>
      <w:r w:rsidRPr="00794BD1">
        <w:t>]</w:t>
      </w:r>
    </w:p>
    <w:p w14:paraId="5D8E0FF7" w14:textId="77777777" w:rsidR="00930EE2" w:rsidRPr="00794BD1" w:rsidRDefault="00621EDD" w:rsidP="0066150F">
      <w:pPr>
        <w:pStyle w:val="a9"/>
        <w:rPr>
          <w:lang w:eastAsia="zh-CN"/>
        </w:rPr>
      </w:pPr>
      <w:r w:rsidRPr="00794BD1">
        <w:rPr>
          <w:lang w:eastAsia="zh-CN"/>
        </w:rPr>
        <w:t>}</w:t>
      </w:r>
    </w:p>
    <w:p w14:paraId="2E0765DA" w14:textId="022B36C3" w:rsidR="00930EE2" w:rsidRPr="001957DE" w:rsidRDefault="00E10A8A" w:rsidP="002A64AF">
      <w:pPr>
        <w:pStyle w:val="FirstParagraph"/>
        <w:spacing w:after="240"/>
        <w:ind w:firstLine="480"/>
      </w:pPr>
      <w:r>
        <w:rPr>
          <w:rFonts w:hint="eastAsia"/>
        </w:rPr>
        <w:t>其中，</w:t>
      </w:r>
      <w:r w:rsidR="00794BD1">
        <w:t>_first</w:t>
      </w:r>
      <w:r>
        <w:rPr>
          <w:rFonts w:hint="eastAsia"/>
        </w:rPr>
        <w:t>，</w:t>
      </w:r>
      <w:r w:rsidR="00794BD1">
        <w:t xml:space="preserve">_second </w:t>
      </w:r>
      <w:r w:rsidR="005A716F" w:rsidRPr="001957DE">
        <w:t>都是在函数内部生成的变量名，不会暴露给全局命名空间。</w:t>
      </w:r>
    </w:p>
    <w:p w14:paraId="6CDB1DFB" w14:textId="72E1ACB2" w:rsidR="00930EE2" w:rsidRPr="001957DE" w:rsidRDefault="005A716F" w:rsidP="00D846E7">
      <w:pPr>
        <w:pStyle w:val="2"/>
        <w:spacing w:after="240"/>
        <w:rPr>
          <w:rFonts w:cs="Times New Roman"/>
        </w:rPr>
      </w:pPr>
      <w:bookmarkStart w:id="380" w:name="_Toc104020919"/>
      <w:bookmarkEnd w:id="377"/>
      <w:r w:rsidRPr="001957DE">
        <w:rPr>
          <w:rFonts w:cs="Times New Roman"/>
        </w:rPr>
        <w:t xml:space="preserve">lambda </w:t>
      </w:r>
      <w:r w:rsidRPr="001957DE">
        <w:rPr>
          <w:rFonts w:cs="Times New Roman"/>
        </w:rPr>
        <w:t>函数</w:t>
      </w:r>
      <w:bookmarkEnd w:id="380"/>
    </w:p>
    <w:p w14:paraId="2D1A1275" w14:textId="77777777" w:rsidR="00621EDD" w:rsidRPr="001957DE" w:rsidRDefault="005A716F" w:rsidP="002A64AF">
      <w:pPr>
        <w:pStyle w:val="FirstParagraph"/>
        <w:spacing w:after="240"/>
        <w:ind w:firstLine="480"/>
      </w:pPr>
      <w:r w:rsidRPr="001957DE">
        <w:t xml:space="preserve">lambda </w:t>
      </w:r>
      <w:r w:rsidRPr="001957DE">
        <w:t>函数是函数式语言通用的核心概念，它是指一类无需定义标识符（函数名）的函数</w:t>
      </w:r>
      <w:r w:rsidR="00621EDD" w:rsidRPr="001957DE">
        <w:t>，在</w:t>
      </w:r>
      <w:r w:rsidR="00621EDD" w:rsidRPr="001957DE">
        <w:t>Lachesis</w:t>
      </w:r>
      <w:r w:rsidR="00621EDD" w:rsidRPr="001957DE">
        <w:t>中它是用来定义函数的函数。</w:t>
      </w:r>
    </w:p>
    <w:p w14:paraId="5C42D81C" w14:textId="77777777" w:rsidR="00930EE2" w:rsidRPr="001957DE" w:rsidRDefault="005A716F" w:rsidP="002A64AF">
      <w:pPr>
        <w:pStyle w:val="FirstParagraph"/>
        <w:spacing w:after="240"/>
        <w:ind w:firstLine="480"/>
      </w:pPr>
      <w:r w:rsidRPr="001957DE">
        <w:t>将变量名绑定在一个表达式上的做法并不能很好地表达函数的概念，一个显而易见的缺点是会把变量名暴露参数到外部，</w:t>
      </w:r>
      <w:r w:rsidRPr="001957DE">
        <w:t xml:space="preserve">lambda </w:t>
      </w:r>
      <w:r w:rsidRPr="001957DE">
        <w:t>函数则解决了这个问题。</w:t>
      </w:r>
    </w:p>
    <w:p w14:paraId="0B69A090" w14:textId="1BC9631E" w:rsidR="00930EE2" w:rsidRPr="00182CC9" w:rsidRDefault="005A716F" w:rsidP="00942B94">
      <w:pPr>
        <w:pStyle w:val="90"/>
        <w:ind w:left="480"/>
      </w:pPr>
      <w:bookmarkStart w:id="381" w:name="OLE_LINK110"/>
      <w:bookmarkStart w:id="382" w:name="OLE_LINK111"/>
      <w:r w:rsidRPr="00247F2E">
        <w:rPr>
          <w:rStyle w:val="VerbatimChar"/>
          <w:rFonts w:ascii="Times New Roman" w:hAnsi="Times New Roman"/>
        </w:rPr>
        <w:t>(_input) &gt;&gt;</w:t>
      </w:r>
      <w:bookmarkEnd w:id="381"/>
      <w:bookmarkEnd w:id="382"/>
      <w:r w:rsidR="00182CC9">
        <w:rPr>
          <w:rStyle w:val="VerbatimChar"/>
          <w:rFonts w:ascii="Times New Roman" w:hAnsi="Times New Roman"/>
        </w:rPr>
        <w:t xml:space="preserve"> </w:t>
      </w:r>
      <w:r w:rsidRPr="00247F2E">
        <w:rPr>
          <w:rStyle w:val="VerbatimChar"/>
          <w:rFonts w:ascii="Times New Roman" w:hAnsi="Times New Roman"/>
        </w:rPr>
        <w:t>def {add_two} [\ {x y} {+ x y}]</w:t>
      </w:r>
      <w:r w:rsidRPr="00182CC9">
        <w:br/>
      </w:r>
      <w:r w:rsidRPr="00247F2E">
        <w:rPr>
          <w:rStyle w:val="VerbatimChar"/>
          <w:rFonts w:ascii="Times New Roman" w:hAnsi="Times New Roman"/>
        </w:rPr>
        <w:t>(_input) &gt;&gt; [ add_two 1 2 ]</w:t>
      </w:r>
      <w:r w:rsidRPr="00182CC9">
        <w:br/>
      </w:r>
      <w:bookmarkStart w:id="383" w:name="OLE_LINK112"/>
      <w:bookmarkStart w:id="384" w:name="OLE_LINK113"/>
      <w:r w:rsidRPr="00247F2E">
        <w:rPr>
          <w:rStyle w:val="VerbatimChar"/>
          <w:rFonts w:ascii="Times New Roman" w:hAnsi="Times New Roman"/>
        </w:rPr>
        <w:t>(output) &gt;&gt;</w:t>
      </w:r>
      <w:bookmarkEnd w:id="383"/>
      <w:bookmarkEnd w:id="384"/>
      <w:r w:rsidR="00182CC9">
        <w:rPr>
          <w:rStyle w:val="VerbatimChar"/>
          <w:rFonts w:ascii="Times New Roman" w:hAnsi="Times New Roman"/>
        </w:rPr>
        <w:t xml:space="preserve"> </w:t>
      </w:r>
      <w:r w:rsidRPr="00247F2E">
        <w:rPr>
          <w:rStyle w:val="VerbatimChar"/>
          <w:rFonts w:ascii="Times New Roman" w:hAnsi="Times New Roman"/>
        </w:rPr>
        <w:t>3</w:t>
      </w:r>
    </w:p>
    <w:p w14:paraId="6E41677C" w14:textId="77777777" w:rsidR="00930EE2" w:rsidRPr="001957DE" w:rsidRDefault="005A716F" w:rsidP="002A64AF">
      <w:pPr>
        <w:pStyle w:val="FirstParagraph"/>
        <w:spacing w:after="240"/>
        <w:ind w:firstLine="480"/>
      </w:pPr>
      <w:bookmarkStart w:id="385" w:name="lambda-函数"/>
      <w:bookmarkStart w:id="386" w:name="lachesis-语言设计"/>
      <w:r w:rsidRPr="001957DE">
        <w:t xml:space="preserve">Lambda </w:t>
      </w:r>
      <w:r w:rsidRPr="001957DE">
        <w:t>函数在形式上是一个以</w:t>
      </w:r>
      <w:r w:rsidR="00F272D6" w:rsidRPr="001957DE">
        <w:t>“</w:t>
      </w:r>
      <w:r w:rsidRPr="001957DE">
        <w:rPr>
          <w:rStyle w:val="VerbatimChar"/>
          <w:rFonts w:ascii="Times New Roman" w:hAnsi="Times New Roman" w:cs="Times New Roman"/>
        </w:rPr>
        <w:t>\</w:t>
      </w:r>
      <w:r w:rsidR="00F272D6" w:rsidRPr="001957DE">
        <w:rPr>
          <w:rStyle w:val="VerbatimChar"/>
          <w:rFonts w:ascii="Times New Roman" w:hAnsi="Times New Roman" w:cs="Times New Roman"/>
        </w:rPr>
        <w:t>”</w:t>
      </w:r>
      <w:r w:rsidRPr="001957DE">
        <w:t>为函数名的</w:t>
      </w:r>
      <w:r w:rsidRPr="001957DE">
        <w:t>S-</w:t>
      </w:r>
      <w:r w:rsidRPr="001957DE">
        <w:t>表达式，其一个</w:t>
      </w:r>
      <w:r w:rsidRPr="001957DE">
        <w:t>Q-</w:t>
      </w:r>
      <w:r w:rsidRPr="001957DE">
        <w:t>表达式作为参数列表，另一个</w:t>
      </w:r>
      <w:r w:rsidRPr="001957DE">
        <w:t>Q -</w:t>
      </w:r>
      <w:r w:rsidRPr="001957DE">
        <w:t>表达式作为函数体。每个</w:t>
      </w:r>
      <w:r w:rsidRPr="001957DE">
        <w:t xml:space="preserve">lambda </w:t>
      </w:r>
      <w:r w:rsidRPr="001957DE">
        <w:t>函数都自成一个域，</w:t>
      </w:r>
      <w:r w:rsidR="00621EDD" w:rsidRPr="001957DE">
        <w:t>其内部变量对外部不可见</w:t>
      </w:r>
      <w:r w:rsidR="003B1A84" w:rsidRPr="001957DE">
        <w:t>。</w:t>
      </w:r>
    </w:p>
    <w:p w14:paraId="262CBD2A" w14:textId="77777777" w:rsidR="0087711E" w:rsidRDefault="00F02303" w:rsidP="0087711E">
      <w:pPr>
        <w:pStyle w:val="FirstParagraph"/>
        <w:spacing w:after="240"/>
        <w:ind w:firstLine="480"/>
      </w:pPr>
      <w:bookmarkStart w:id="387" w:name="OLE_LINK253"/>
      <w:bookmarkStart w:id="388" w:name="OLE_LINK254"/>
      <w:r w:rsidRPr="001957DE">
        <w:t xml:space="preserve">Lambda </w:t>
      </w:r>
      <w:r w:rsidR="003C01A4">
        <w:rPr>
          <w:rFonts w:hint="eastAsia"/>
        </w:rPr>
        <w:t>函数</w:t>
      </w:r>
      <w:r w:rsidRPr="001957DE">
        <w:t>的参数</w:t>
      </w:r>
      <w:bookmarkEnd w:id="387"/>
      <w:bookmarkEnd w:id="388"/>
      <w:r w:rsidRPr="001957DE">
        <w:t>个数是可变的，以</w:t>
      </w:r>
      <w:r w:rsidRPr="001957DE">
        <w:t>&amp;</w:t>
      </w:r>
      <w:r w:rsidRPr="001957DE">
        <w:t>为标识符，其后跟一个符号，任意个实际参数都会以</w:t>
      </w:r>
      <w:r w:rsidRPr="001957DE">
        <w:t>Q-</w:t>
      </w:r>
      <w:r w:rsidRPr="001957DE">
        <w:t>表达式的形式附在这个符号上。</w:t>
      </w:r>
    </w:p>
    <w:p w14:paraId="596B8510" w14:textId="6920B0D5" w:rsidR="00F02303" w:rsidRPr="001957DE" w:rsidRDefault="00F02303" w:rsidP="0087711E">
      <w:pPr>
        <w:pStyle w:val="FirstParagraph"/>
        <w:spacing w:after="240"/>
        <w:ind w:firstLine="480"/>
      </w:pPr>
      <w:r w:rsidRPr="001957DE">
        <w:t>例如</w:t>
      </w:r>
      <w:r w:rsidR="0054359D" w:rsidRPr="001957DE">
        <w:t>：</w:t>
      </w:r>
    </w:p>
    <w:p w14:paraId="0CDC917B" w14:textId="6DF95A73" w:rsidR="00D424C5" w:rsidRPr="001957DE" w:rsidRDefault="00416B07" w:rsidP="00942B94">
      <w:pPr>
        <w:pStyle w:val="90"/>
        <w:ind w:left="480"/>
        <w:rPr>
          <w:rStyle w:val="VerbatimChar"/>
          <w:rFonts w:ascii="Times New Roman" w:hAnsi="Times New Roman"/>
          <w:lang w:eastAsia="en-US"/>
          <w:rPrChange w:id="389" w:author="ZHANG" w:date="2022-05-04T16:49:00Z">
            <w:rPr>
              <w:rStyle w:val="VerbatimChar"/>
              <w:rFonts w:eastAsiaTheme="minorEastAsia" w:cstheme="minorBidi"/>
              <w:color w:val="auto"/>
            </w:rPr>
          </w:rPrChange>
        </w:rPr>
      </w:pPr>
      <w:bookmarkStart w:id="390" w:name="OLE_LINK114"/>
      <w:bookmarkStart w:id="391" w:name="OLE_LINK115"/>
      <w:bookmarkStart w:id="392" w:name="OLE_LINK255"/>
      <w:bookmarkStart w:id="393" w:name="OLE_LINK256"/>
      <w:r w:rsidRPr="00247F2E">
        <w:rPr>
          <w:rStyle w:val="VerbatimChar"/>
          <w:rFonts w:ascii="Times New Roman" w:hAnsi="Times New Roman"/>
        </w:rPr>
        <w:t>(_input) &gt;&gt;</w:t>
      </w:r>
      <w:bookmarkStart w:id="394" w:name="OLE_LINK136"/>
      <w:bookmarkStart w:id="395" w:name="OLE_LINK137"/>
      <w:bookmarkEnd w:id="390"/>
      <w:bookmarkEnd w:id="391"/>
      <w:r w:rsidR="00794BD1">
        <w:rPr>
          <w:rStyle w:val="VerbatimChar"/>
          <w:rFonts w:ascii="Times New Roman" w:hAnsi="Times New Roman"/>
        </w:rPr>
        <w:t xml:space="preserve"> </w:t>
      </w:r>
      <w:r w:rsidR="00D424C5" w:rsidRPr="00247F2E">
        <w:rPr>
          <w:rStyle w:val="VerbatimChar"/>
          <w:rFonts w:ascii="Times New Roman" w:hAnsi="Times New Roman"/>
        </w:rPr>
        <w:t>def {&amp;exp}</w:t>
      </w:r>
      <w:bookmarkStart w:id="396" w:name="OLE_LINK142"/>
      <w:bookmarkStart w:id="397" w:name="OLE_LINK143"/>
      <w:r w:rsidRPr="00247F2E">
        <w:rPr>
          <w:rStyle w:val="VerbatimChar"/>
          <w:rFonts w:ascii="Times New Roman" w:hAnsi="Times New Roman"/>
        </w:rPr>
        <w:t>[\ {</w:t>
      </w:r>
      <w:bookmarkStart w:id="398" w:name="OLE_LINK8"/>
      <w:bookmarkStart w:id="399" w:name="OLE_LINK9"/>
      <w:r w:rsidR="00794BD1">
        <w:rPr>
          <w:rStyle w:val="VerbatimChar"/>
          <w:rFonts w:ascii="Times New Roman" w:hAnsi="Times New Roman"/>
        </w:rPr>
        <w:t>_operator</w:t>
      </w:r>
      <w:bookmarkEnd w:id="398"/>
      <w:bookmarkEnd w:id="399"/>
      <w:r w:rsidRPr="00247F2E">
        <w:rPr>
          <w:rStyle w:val="VerbatimChar"/>
          <w:rFonts w:ascii="Times New Roman" w:hAnsi="Times New Roman"/>
        </w:rPr>
        <w:t xml:space="preserve"> &amp; _list} {eval</w:t>
      </w:r>
      <w:r w:rsidR="00794BD1">
        <w:rPr>
          <w:rStyle w:val="VerbatimChar"/>
          <w:rFonts w:ascii="Times New Roman" w:hAnsi="Times New Roman"/>
        </w:rPr>
        <w:t xml:space="preserve"> </w:t>
      </w:r>
      <w:r w:rsidRPr="00247F2E">
        <w:rPr>
          <w:rStyle w:val="VerbatimChar"/>
          <w:rFonts w:ascii="Times New Roman" w:hAnsi="Times New Roman"/>
        </w:rPr>
        <w:t>[join {</w:t>
      </w:r>
      <w:r w:rsidR="00794BD1">
        <w:rPr>
          <w:rStyle w:val="VerbatimChar"/>
          <w:rFonts w:ascii="Times New Roman" w:hAnsi="Times New Roman"/>
        </w:rPr>
        <w:t>_operator</w:t>
      </w:r>
      <w:r w:rsidR="00794BD1" w:rsidRPr="00794BD1" w:rsidDel="00794BD1">
        <w:rPr>
          <w:rStyle w:val="VerbatimChar"/>
          <w:rFonts w:ascii="Times New Roman" w:hAnsi="Times New Roman"/>
        </w:rPr>
        <w:t xml:space="preserve"> </w:t>
      </w:r>
      <w:r w:rsidRPr="00247F2E">
        <w:rPr>
          <w:rStyle w:val="VerbatimChar"/>
          <w:rFonts w:ascii="Times New Roman" w:hAnsi="Times New Roman"/>
        </w:rPr>
        <w:t xml:space="preserve">} </w:t>
      </w:r>
      <w:bookmarkStart w:id="400" w:name="OLE_LINK138"/>
      <w:bookmarkStart w:id="401" w:name="OLE_LINK139"/>
      <w:bookmarkEnd w:id="394"/>
      <w:bookmarkEnd w:id="395"/>
      <w:r w:rsidRPr="00247F2E">
        <w:rPr>
          <w:rStyle w:val="VerbatimChar"/>
          <w:rFonts w:ascii="Times New Roman" w:hAnsi="Times New Roman"/>
        </w:rPr>
        <w:t>_list]}]</w:t>
      </w:r>
    </w:p>
    <w:bookmarkEnd w:id="396"/>
    <w:bookmarkEnd w:id="397"/>
    <w:bookmarkEnd w:id="400"/>
    <w:bookmarkEnd w:id="401"/>
    <w:p w14:paraId="04C5C6EC" w14:textId="7BDF0CFB" w:rsidR="00D424C5" w:rsidRPr="00182CC9" w:rsidRDefault="00D424C5" w:rsidP="00942B94">
      <w:pPr>
        <w:pStyle w:val="90"/>
        <w:ind w:left="480"/>
      </w:pPr>
      <w:r w:rsidRPr="00247F2E">
        <w:rPr>
          <w:rStyle w:val="VerbatimChar"/>
          <w:rFonts w:ascii="Times New Roman" w:hAnsi="Times New Roman"/>
        </w:rPr>
        <w:t>(_input) &gt;&gt;</w:t>
      </w:r>
      <w:bookmarkStart w:id="402" w:name="OLE_LINK140"/>
      <w:bookmarkStart w:id="403" w:name="OLE_LINK141"/>
      <w:r w:rsidR="00794BD1">
        <w:rPr>
          <w:rStyle w:val="VerbatimChar"/>
          <w:rFonts w:ascii="Times New Roman" w:hAnsi="Times New Roman"/>
        </w:rPr>
        <w:t xml:space="preserve"> </w:t>
      </w:r>
      <w:r w:rsidRPr="00247F2E">
        <w:rPr>
          <w:rStyle w:val="VerbatimChar"/>
          <w:rFonts w:ascii="Times New Roman" w:hAnsi="Times New Roman"/>
        </w:rPr>
        <w:t>&amp;exp + 1 2 3</w:t>
      </w:r>
      <w:bookmarkEnd w:id="402"/>
      <w:bookmarkEnd w:id="403"/>
    </w:p>
    <w:p w14:paraId="37E2D919" w14:textId="590097FA" w:rsidR="00F02303" w:rsidRDefault="00416B07" w:rsidP="00942B94">
      <w:pPr>
        <w:pStyle w:val="90"/>
        <w:ind w:left="480"/>
        <w:rPr>
          <w:rStyle w:val="VerbatimChar"/>
          <w:rFonts w:ascii="Times New Roman" w:hAnsi="Times New Roman"/>
        </w:rPr>
      </w:pPr>
      <w:r w:rsidRPr="00247F2E">
        <w:rPr>
          <w:rStyle w:val="VerbatimChar"/>
          <w:rFonts w:ascii="Times New Roman" w:hAnsi="Times New Roman"/>
        </w:rPr>
        <w:t>(output) &gt;&gt;</w:t>
      </w:r>
      <w:r w:rsidR="00794BD1">
        <w:rPr>
          <w:rStyle w:val="VerbatimChar"/>
          <w:rFonts w:ascii="Times New Roman" w:hAnsi="Times New Roman"/>
        </w:rPr>
        <w:t xml:space="preserve"> </w:t>
      </w:r>
      <w:r w:rsidRPr="00247F2E">
        <w:rPr>
          <w:rStyle w:val="VerbatimChar"/>
          <w:rFonts w:ascii="Times New Roman" w:hAnsi="Times New Roman"/>
        </w:rPr>
        <w:t>6</w:t>
      </w:r>
    </w:p>
    <w:bookmarkEnd w:id="392"/>
    <w:bookmarkEnd w:id="393"/>
    <w:p w14:paraId="20B2DB25" w14:textId="75CD4DE2" w:rsidR="0087711E" w:rsidRPr="0087711E" w:rsidRDefault="003C01A4" w:rsidP="0087711E">
      <w:pPr>
        <w:pStyle w:val="FirstParagraph"/>
        <w:spacing w:after="240"/>
        <w:ind w:firstLine="480"/>
      </w:pPr>
      <w:r w:rsidRPr="001957DE">
        <w:t xml:space="preserve">Lambda </w:t>
      </w:r>
      <w:r>
        <w:rPr>
          <w:rFonts w:hint="eastAsia"/>
        </w:rPr>
        <w:t>函数的参数个数也可以少于指定个数，即</w:t>
      </w:r>
      <w:r w:rsidR="00942B94">
        <w:rPr>
          <w:rFonts w:hint="eastAsia"/>
        </w:rPr>
        <w:t>可以</w:t>
      </w:r>
      <w:r>
        <w:rPr>
          <w:rFonts w:hint="eastAsia"/>
        </w:rPr>
        <w:t>将原函数转换成一个偏函数</w:t>
      </w:r>
      <w:r w:rsidR="0087711E">
        <w:rPr>
          <w:rStyle w:val="ae"/>
        </w:rPr>
        <w:footnoteReference w:id="7"/>
      </w:r>
      <w:r w:rsidR="00942B94">
        <w:rPr>
          <w:rFonts w:hint="eastAsia"/>
        </w:rPr>
        <w:t>。</w:t>
      </w:r>
    </w:p>
    <w:p w14:paraId="5E30A292" w14:textId="1CF59116" w:rsidR="00942B94" w:rsidRDefault="00942B94" w:rsidP="00942B94">
      <w:pPr>
        <w:pStyle w:val="FirstParagraph"/>
        <w:spacing w:after="240"/>
        <w:ind w:firstLine="480"/>
      </w:pPr>
      <w:r>
        <w:rPr>
          <w:rFonts w:hint="eastAsia"/>
        </w:rPr>
        <w:t>例如：</w:t>
      </w:r>
    </w:p>
    <w:p w14:paraId="5F4D4C31" w14:textId="2B4966B7" w:rsidR="00942B94" w:rsidRPr="0087711E" w:rsidRDefault="00942B94" w:rsidP="0087711E">
      <w:pPr>
        <w:pStyle w:val="90"/>
        <w:ind w:left="480"/>
        <w:rPr>
          <w:rStyle w:val="VerbatimChar"/>
          <w:rFonts w:ascii="Times New Roman" w:hAnsi="Times New Roman"/>
          <w:rPrChange w:id="404" w:author="ZHANG" w:date="2022-05-04T16:49:00Z">
            <w:rPr>
              <w:rStyle w:val="VerbatimChar"/>
              <w:rFonts w:eastAsiaTheme="minorEastAsia" w:cstheme="minorBidi"/>
              <w:color w:val="auto"/>
            </w:rPr>
          </w:rPrChange>
        </w:rPr>
      </w:pPr>
      <w:r w:rsidRPr="00247F2E">
        <w:rPr>
          <w:rStyle w:val="VerbatimChar"/>
          <w:rFonts w:ascii="Times New Roman" w:hAnsi="Times New Roman"/>
        </w:rPr>
        <w:t>(_input) &gt;&gt;</w:t>
      </w:r>
      <w:r w:rsidRPr="0087711E">
        <w:rPr>
          <w:rStyle w:val="VerbatimChar"/>
          <w:rFonts w:ascii="Times New Roman" w:hAnsi="Times New Roman"/>
        </w:rPr>
        <w:t xml:space="preserve"> </w:t>
      </w:r>
      <w:bookmarkStart w:id="405" w:name="OLE_LINK259"/>
      <w:bookmarkStart w:id="406" w:name="OLE_LINK260"/>
      <w:r w:rsidRPr="00247F2E">
        <w:rPr>
          <w:rStyle w:val="VerbatimChar"/>
          <w:rFonts w:ascii="Times New Roman" w:hAnsi="Times New Roman"/>
        </w:rPr>
        <w:t xml:space="preserve">def </w:t>
      </w:r>
      <w:r w:rsidRPr="0087711E">
        <w:rPr>
          <w:rStyle w:val="VerbatimChar"/>
          <w:rFonts w:ascii="Times New Roman" w:hAnsi="Times New Roman"/>
        </w:rPr>
        <w:t xml:space="preserve"> {</w:t>
      </w:r>
      <w:bookmarkStart w:id="407" w:name="OLE_LINK257"/>
      <w:bookmarkStart w:id="408" w:name="OLE_LINK258"/>
      <w:r w:rsidRPr="0087711E">
        <w:rPr>
          <w:rStyle w:val="VerbatimChar"/>
          <w:rFonts w:ascii="Times New Roman" w:hAnsi="Times New Roman" w:hint="eastAsia"/>
        </w:rPr>
        <w:t>partial_</w:t>
      </w:r>
      <w:r w:rsidRPr="0087711E">
        <w:rPr>
          <w:rStyle w:val="VerbatimChar"/>
          <w:rFonts w:ascii="Times New Roman" w:hAnsi="Times New Roman"/>
        </w:rPr>
        <w:t>func</w:t>
      </w:r>
      <w:bookmarkEnd w:id="407"/>
      <w:bookmarkEnd w:id="408"/>
      <w:r w:rsidRPr="0087711E">
        <w:rPr>
          <w:rStyle w:val="VerbatimChar"/>
          <w:rFonts w:ascii="Times New Roman" w:hAnsi="Times New Roman"/>
        </w:rPr>
        <w:t>} [\ {x y z} {+ x y z}]</w:t>
      </w:r>
    </w:p>
    <w:bookmarkEnd w:id="405"/>
    <w:bookmarkEnd w:id="406"/>
    <w:p w14:paraId="5C28B8B1" w14:textId="6C813EC3" w:rsidR="0087711E" w:rsidRDefault="00942B94" w:rsidP="0087711E">
      <w:pPr>
        <w:pStyle w:val="90"/>
        <w:ind w:left="480"/>
        <w:rPr>
          <w:rStyle w:val="VerbatimChar"/>
          <w:rFonts w:ascii="Times New Roman" w:hAnsi="Times New Roman"/>
        </w:rPr>
      </w:pPr>
      <w:r w:rsidRPr="00247F2E">
        <w:rPr>
          <w:rStyle w:val="VerbatimChar"/>
          <w:rFonts w:ascii="Times New Roman" w:hAnsi="Times New Roman"/>
        </w:rPr>
        <w:t>(_input) &gt;&gt;</w:t>
      </w:r>
      <w:r w:rsidRPr="0087711E">
        <w:rPr>
          <w:rStyle w:val="VerbatimChar"/>
          <w:rFonts w:ascii="Times New Roman" w:hAnsi="Times New Roman"/>
        </w:rPr>
        <w:t xml:space="preserve"> </w:t>
      </w:r>
      <w:bookmarkStart w:id="409" w:name="OLE_LINK261"/>
      <w:bookmarkStart w:id="410" w:name="OLE_LINK262"/>
      <w:r w:rsidRPr="0087711E">
        <w:rPr>
          <w:rStyle w:val="VerbatimChar"/>
          <w:rFonts w:ascii="Times New Roman" w:hAnsi="Times New Roman"/>
        </w:rPr>
        <w:t>def {exp} [</w:t>
      </w:r>
      <w:r w:rsidRPr="0087711E">
        <w:rPr>
          <w:rStyle w:val="VerbatimChar"/>
          <w:rFonts w:ascii="Times New Roman" w:hAnsi="Times New Roman" w:hint="eastAsia"/>
        </w:rPr>
        <w:t>partial_</w:t>
      </w:r>
      <w:r w:rsidRPr="0087711E">
        <w:rPr>
          <w:rStyle w:val="VerbatimChar"/>
          <w:rFonts w:ascii="Times New Roman" w:hAnsi="Times New Roman"/>
        </w:rPr>
        <w:t xml:space="preserve">func 1 2] </w:t>
      </w:r>
    </w:p>
    <w:p w14:paraId="3551AC9C" w14:textId="77777777" w:rsidR="0087711E" w:rsidRPr="0087711E" w:rsidRDefault="0087711E" w:rsidP="0087711E">
      <w:pPr>
        <w:pStyle w:val="90"/>
        <w:ind w:left="480"/>
      </w:pPr>
    </w:p>
    <w:p w14:paraId="030FD136" w14:textId="070DDC05" w:rsidR="00942B94" w:rsidRPr="0087711E" w:rsidRDefault="00942B94" w:rsidP="0087711E">
      <w:pPr>
        <w:pStyle w:val="90"/>
        <w:ind w:left="480"/>
        <w:rPr>
          <w:rStyle w:val="VerbatimChar"/>
          <w:rFonts w:ascii="Times New Roman" w:hAnsi="Times New Roman"/>
        </w:rPr>
      </w:pPr>
      <w:bookmarkStart w:id="411" w:name="OLE_LINK263"/>
      <w:bookmarkStart w:id="412" w:name="OLE_LINK264"/>
      <w:r w:rsidRPr="0087711E">
        <w:rPr>
          <w:rStyle w:val="VerbatimChar"/>
          <w:rFonts w:ascii="Times New Roman" w:hAnsi="Times New Roman" w:hint="eastAsia"/>
        </w:rPr>
        <w:t>(</w:t>
      </w:r>
      <w:r w:rsidRPr="0087711E">
        <w:rPr>
          <w:rStyle w:val="VerbatimChar"/>
          <w:rFonts w:ascii="Times New Roman" w:hAnsi="Times New Roman"/>
        </w:rPr>
        <w:t>_input)&gt;&gt;</w:t>
      </w:r>
      <w:r w:rsidR="0087711E" w:rsidRPr="0087711E">
        <w:rPr>
          <w:rStyle w:val="VerbatimChar"/>
          <w:rFonts w:ascii="Times New Roman" w:hAnsi="Times New Roman"/>
        </w:rPr>
        <w:t xml:space="preserve"> exp</w:t>
      </w:r>
    </w:p>
    <w:bookmarkEnd w:id="409"/>
    <w:bookmarkEnd w:id="410"/>
    <w:p w14:paraId="13CBB995" w14:textId="0683F1ED" w:rsidR="00942B94" w:rsidRPr="0087711E" w:rsidRDefault="00942B94" w:rsidP="0087711E">
      <w:pPr>
        <w:pStyle w:val="90"/>
        <w:ind w:left="480"/>
        <w:rPr>
          <w:rStyle w:val="VerbatimChar"/>
          <w:rFonts w:ascii="Times New Roman" w:hAnsi="Times New Roman"/>
        </w:rPr>
      </w:pPr>
      <w:r w:rsidRPr="00247F2E">
        <w:rPr>
          <w:rStyle w:val="VerbatimChar"/>
          <w:rFonts w:ascii="Times New Roman" w:hAnsi="Times New Roman"/>
        </w:rPr>
        <w:t>(output) &gt;&gt;</w:t>
      </w:r>
      <w:r w:rsidRPr="0087711E">
        <w:rPr>
          <w:rStyle w:val="VerbatimChar"/>
          <w:rFonts w:ascii="Times New Roman" w:hAnsi="Times New Roman"/>
        </w:rPr>
        <w:t xml:space="preserve"> [\ {z} {+ x y z}]</w:t>
      </w:r>
    </w:p>
    <w:p w14:paraId="0EE4BF42" w14:textId="77777777" w:rsidR="0087711E" w:rsidRPr="0087711E" w:rsidRDefault="0087711E" w:rsidP="0087711E">
      <w:pPr>
        <w:pStyle w:val="90"/>
        <w:ind w:left="480"/>
        <w:rPr>
          <w:rStyle w:val="VerbatimChar"/>
          <w:rFonts w:ascii="Times New Roman" w:hAnsi="Times New Roman"/>
        </w:rPr>
      </w:pPr>
    </w:p>
    <w:p w14:paraId="1AC47096" w14:textId="236F0E96" w:rsidR="0087711E" w:rsidRPr="0087711E" w:rsidRDefault="0087711E" w:rsidP="0087711E">
      <w:pPr>
        <w:pStyle w:val="90"/>
        <w:ind w:left="480"/>
        <w:rPr>
          <w:rStyle w:val="VerbatimChar"/>
          <w:rFonts w:ascii="Times New Roman" w:hAnsi="Times New Roman"/>
        </w:rPr>
      </w:pPr>
      <w:r w:rsidRPr="0087711E">
        <w:rPr>
          <w:rStyle w:val="VerbatimChar"/>
          <w:rFonts w:ascii="Times New Roman" w:hAnsi="Times New Roman" w:hint="eastAsia"/>
        </w:rPr>
        <w:t>(</w:t>
      </w:r>
      <w:r w:rsidRPr="0087711E">
        <w:rPr>
          <w:rStyle w:val="VerbatimChar"/>
          <w:rFonts w:ascii="Times New Roman" w:hAnsi="Times New Roman"/>
        </w:rPr>
        <w:t>_input)&gt;&gt; exp 2</w:t>
      </w:r>
    </w:p>
    <w:p w14:paraId="484CDD76" w14:textId="00A83B65" w:rsidR="0087711E" w:rsidRDefault="0087711E" w:rsidP="0087711E">
      <w:pPr>
        <w:pStyle w:val="90"/>
        <w:ind w:left="480"/>
        <w:rPr>
          <w:rStyle w:val="VerbatimChar"/>
          <w:rFonts w:ascii="Times New Roman" w:hAnsi="Times New Roman"/>
        </w:rPr>
      </w:pPr>
      <w:r w:rsidRPr="00247F2E">
        <w:rPr>
          <w:rStyle w:val="VerbatimChar"/>
          <w:rFonts w:ascii="Times New Roman" w:hAnsi="Times New Roman"/>
        </w:rPr>
        <w:t>(output) &gt;&gt;</w:t>
      </w:r>
      <w:r w:rsidRPr="0087711E">
        <w:rPr>
          <w:rStyle w:val="VerbatimChar"/>
          <w:rFonts w:ascii="Times New Roman" w:hAnsi="Times New Roman"/>
        </w:rPr>
        <w:t xml:space="preserve"> 5</w:t>
      </w:r>
    </w:p>
    <w:p w14:paraId="31C57F0F" w14:textId="4CF843E8" w:rsidR="0087711E" w:rsidRPr="0087711E" w:rsidRDefault="0087711E" w:rsidP="0087711E">
      <w:pPr>
        <w:rPr>
          <w:rFonts w:eastAsia="Consolas" w:cs="Times New Roman"/>
          <w:color w:val="FFFFFF" w:themeColor="background1"/>
          <w:sz w:val="22"/>
        </w:rPr>
      </w:pPr>
      <w:r>
        <w:rPr>
          <w:rStyle w:val="VerbatimChar"/>
          <w:rFonts w:ascii="Times New Roman" w:hAnsi="Times New Roman"/>
        </w:rPr>
        <w:br w:type="page"/>
      </w:r>
    </w:p>
    <w:p w14:paraId="14AF6395" w14:textId="77777777" w:rsidR="00930EE2" w:rsidRPr="001957DE" w:rsidRDefault="005A716F" w:rsidP="00D846E7">
      <w:pPr>
        <w:pStyle w:val="2"/>
        <w:spacing w:after="240"/>
        <w:rPr>
          <w:rFonts w:cs="Times New Roman"/>
        </w:rPr>
      </w:pPr>
      <w:bookmarkStart w:id="413" w:name="_Toc104020920"/>
      <w:bookmarkStart w:id="414" w:name="实用方法"/>
      <w:bookmarkEnd w:id="385"/>
      <w:bookmarkEnd w:id="411"/>
      <w:bookmarkEnd w:id="412"/>
      <w:r w:rsidRPr="001957DE">
        <w:rPr>
          <w:rFonts w:cs="Times New Roman"/>
        </w:rPr>
        <w:t>实用方法</w:t>
      </w:r>
      <w:bookmarkEnd w:id="413"/>
    </w:p>
    <w:p w14:paraId="278C1A41" w14:textId="44E148FC" w:rsidR="00930EE2" w:rsidRPr="001957DE" w:rsidRDefault="005A716F" w:rsidP="002A64AF">
      <w:pPr>
        <w:pStyle w:val="FirstParagraph"/>
        <w:spacing w:after="240"/>
        <w:ind w:firstLine="480"/>
      </w:pPr>
      <w:r w:rsidRPr="001957DE">
        <w:t>以上就是</w:t>
      </w:r>
      <w:r w:rsidRPr="001957DE">
        <w:t xml:space="preserve">Lachesis </w:t>
      </w:r>
      <w:r w:rsidRPr="001957DE">
        <w:t>的核心语法概念，</w:t>
      </w:r>
      <w:r w:rsidRPr="001957DE">
        <w:t xml:space="preserve">Lachesis </w:t>
      </w:r>
      <w:r w:rsidRPr="001957DE">
        <w:t>还定义了一些预置的实用</w:t>
      </w:r>
      <w:r w:rsidR="00E10A8A">
        <w:rPr>
          <w:rFonts w:hint="eastAsia"/>
        </w:rPr>
        <w:t>函数</w:t>
      </w:r>
      <w:r w:rsidRPr="001957DE">
        <w:t>，列举如下：</w:t>
      </w:r>
    </w:p>
    <w:p w14:paraId="44D80242" w14:textId="14C0314A" w:rsidR="00EB23F5" w:rsidRPr="00E10A8A" w:rsidRDefault="00E10A8A" w:rsidP="00B77F41">
      <w:pPr>
        <w:pStyle w:val="aff"/>
      </w:pPr>
      <w:r w:rsidRPr="00D46E2B">
        <w:rPr>
          <w:rFonts w:hint="eastAsia"/>
          <w:b/>
        </w:rPr>
        <w:t>表</w:t>
      </w:r>
      <w:r w:rsidR="006B72C0" w:rsidRPr="00D46E2B">
        <w:rPr>
          <w:b/>
        </w:rPr>
        <w:t>3</w:t>
      </w:r>
      <w:r>
        <w:t xml:space="preserve"> </w:t>
      </w:r>
      <w:r>
        <w:rPr>
          <w:rFonts w:hint="eastAsia"/>
        </w:rPr>
        <w:t>Lachesis预置函数的定义表</w:t>
      </w:r>
    </w:p>
    <w:tbl>
      <w:tblPr>
        <w:tblStyle w:val="Table"/>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20" w:firstRow="1" w:lastRow="0" w:firstColumn="0" w:lastColumn="0" w:noHBand="0" w:noVBand="0"/>
      </w:tblPr>
      <w:tblGrid>
        <w:gridCol w:w="2761"/>
        <w:gridCol w:w="2904"/>
        <w:gridCol w:w="3332"/>
      </w:tblGrid>
      <w:tr w:rsidR="00930EE2" w:rsidRPr="001957DE" w14:paraId="0CB0EEFB" w14:textId="77777777" w:rsidTr="00A26053">
        <w:trPr>
          <w:cnfStyle w:val="100000000000" w:firstRow="1" w:lastRow="0" w:firstColumn="0" w:lastColumn="0" w:oddVBand="0" w:evenVBand="0" w:oddHBand="0" w:evenHBand="0" w:firstRowFirstColumn="0" w:firstRowLastColumn="0" w:lastRowFirstColumn="0" w:lastRowLastColumn="0"/>
          <w:tblHeader/>
        </w:trPr>
        <w:tc>
          <w:tcPr>
            <w:tcW w:w="1534" w:type="pct"/>
            <w:tcBorders>
              <w:left w:val="nil"/>
              <w:bottom w:val="single" w:sz="6" w:space="0" w:color="auto"/>
              <w:right w:val="nil"/>
            </w:tcBorders>
          </w:tcPr>
          <w:p w14:paraId="2DDB853B" w14:textId="77777777" w:rsidR="00930EE2" w:rsidRPr="00E10A8A" w:rsidRDefault="005A716F" w:rsidP="007B2EDF">
            <w:pPr>
              <w:pStyle w:val="Compact"/>
              <w:rPr>
                <w:b/>
                <w:bCs/>
              </w:rPr>
            </w:pPr>
            <w:r w:rsidRPr="00E10A8A">
              <w:rPr>
                <w:b/>
                <w:bCs/>
              </w:rPr>
              <w:t>接口</w:t>
            </w:r>
          </w:p>
        </w:tc>
        <w:tc>
          <w:tcPr>
            <w:tcW w:w="1614" w:type="pct"/>
            <w:tcBorders>
              <w:left w:val="nil"/>
              <w:bottom w:val="single" w:sz="6" w:space="0" w:color="auto"/>
              <w:right w:val="nil"/>
            </w:tcBorders>
          </w:tcPr>
          <w:p w14:paraId="5992E772" w14:textId="77777777" w:rsidR="00930EE2" w:rsidRPr="00E10A8A" w:rsidRDefault="005A716F" w:rsidP="007B2EDF">
            <w:pPr>
              <w:pStyle w:val="Compact"/>
              <w:rPr>
                <w:b/>
                <w:bCs/>
              </w:rPr>
            </w:pPr>
            <w:r w:rsidRPr="00E10A8A">
              <w:rPr>
                <w:b/>
                <w:bCs/>
              </w:rPr>
              <w:t>描述</w:t>
            </w:r>
          </w:p>
        </w:tc>
        <w:tc>
          <w:tcPr>
            <w:tcW w:w="1852" w:type="pct"/>
            <w:tcBorders>
              <w:left w:val="nil"/>
              <w:bottom w:val="single" w:sz="6" w:space="0" w:color="auto"/>
              <w:right w:val="nil"/>
            </w:tcBorders>
          </w:tcPr>
          <w:p w14:paraId="73C5F766" w14:textId="77777777" w:rsidR="00930EE2" w:rsidRPr="00E10A8A" w:rsidRDefault="005A716F" w:rsidP="007B2EDF">
            <w:pPr>
              <w:pStyle w:val="Compact"/>
              <w:rPr>
                <w:b/>
                <w:bCs/>
              </w:rPr>
            </w:pPr>
            <w:r w:rsidRPr="00E10A8A">
              <w:rPr>
                <w:b/>
                <w:bCs/>
              </w:rPr>
              <w:t>举例</w:t>
            </w:r>
          </w:p>
        </w:tc>
      </w:tr>
      <w:tr w:rsidR="00930EE2" w:rsidRPr="001957DE" w14:paraId="37B279BB" w14:textId="77777777" w:rsidTr="00A26053">
        <w:tc>
          <w:tcPr>
            <w:tcW w:w="1534" w:type="pct"/>
            <w:tcBorders>
              <w:left w:val="nil"/>
              <w:bottom w:val="nil"/>
              <w:right w:val="nil"/>
            </w:tcBorders>
          </w:tcPr>
          <w:p w14:paraId="7ACCCE73" w14:textId="77777777" w:rsidR="00930EE2" w:rsidRPr="00E10A8A" w:rsidRDefault="005A716F" w:rsidP="007B2EDF">
            <w:pPr>
              <w:pStyle w:val="Compact"/>
            </w:pPr>
            <w:r w:rsidRPr="00E10A8A">
              <w:rPr>
                <w:rStyle w:val="VerbatimChar"/>
                <w:rFonts w:ascii="Times New Roman" w:hAnsi="Times New Roman" w:cs="Times New Roman"/>
              </w:rPr>
              <w:t>[+-*/==!=&gt;&lt;≥≤] &lt;sexpr&gt;*</w:t>
            </w:r>
          </w:p>
        </w:tc>
        <w:tc>
          <w:tcPr>
            <w:tcW w:w="1614" w:type="pct"/>
            <w:tcBorders>
              <w:left w:val="nil"/>
              <w:bottom w:val="nil"/>
              <w:right w:val="nil"/>
            </w:tcBorders>
          </w:tcPr>
          <w:p w14:paraId="1E19059E" w14:textId="77777777" w:rsidR="00930EE2" w:rsidRPr="001957DE" w:rsidRDefault="005A716F" w:rsidP="007B2EDF">
            <w:pPr>
              <w:pStyle w:val="Compact"/>
              <w:rPr>
                <w:lang w:eastAsia="zh-CN"/>
              </w:rPr>
            </w:pPr>
            <w:r w:rsidRPr="001957DE">
              <w:rPr>
                <w:lang w:eastAsia="zh-CN"/>
              </w:rPr>
              <w:t>常见数字运算符和比较符</w:t>
            </w:r>
          </w:p>
        </w:tc>
        <w:tc>
          <w:tcPr>
            <w:tcW w:w="1852" w:type="pct"/>
            <w:tcBorders>
              <w:left w:val="nil"/>
              <w:bottom w:val="nil"/>
              <w:right w:val="nil"/>
            </w:tcBorders>
          </w:tcPr>
          <w:p w14:paraId="40F95158" w14:textId="77777777" w:rsidR="00930EE2" w:rsidRPr="00E10A8A" w:rsidRDefault="005A716F" w:rsidP="007B2EDF">
            <w:pPr>
              <w:pStyle w:val="Compact"/>
            </w:pPr>
            <w:r w:rsidRPr="00E10A8A">
              <w:rPr>
                <w:rStyle w:val="VerbatimChar"/>
                <w:rFonts w:ascii="Times New Roman" w:hAnsi="Times New Roman" w:cs="Times New Roman"/>
              </w:rPr>
              <w:t>* 1 5 =&gt; 5</w:t>
            </w:r>
          </w:p>
        </w:tc>
      </w:tr>
      <w:tr w:rsidR="00930EE2" w:rsidRPr="001957DE" w14:paraId="12B56616" w14:textId="77777777" w:rsidTr="00A26053">
        <w:tc>
          <w:tcPr>
            <w:tcW w:w="1534" w:type="pct"/>
            <w:tcBorders>
              <w:top w:val="nil"/>
              <w:left w:val="nil"/>
              <w:bottom w:val="nil"/>
              <w:right w:val="nil"/>
            </w:tcBorders>
          </w:tcPr>
          <w:p w14:paraId="54F4CFD4" w14:textId="77777777" w:rsidR="00930EE2" w:rsidRPr="00E10A8A" w:rsidRDefault="005A716F" w:rsidP="007B2EDF">
            <w:pPr>
              <w:pStyle w:val="Compact"/>
            </w:pPr>
            <w:r w:rsidRPr="00E10A8A">
              <w:rPr>
                <w:rStyle w:val="VerbatimChar"/>
                <w:rFonts w:ascii="Times New Roman" w:hAnsi="Times New Roman" w:cs="Times New Roman"/>
              </w:rPr>
              <w:t>head &lt;qexpr&gt; =&gt;&lt;qexpr&gt;</w:t>
            </w:r>
          </w:p>
        </w:tc>
        <w:tc>
          <w:tcPr>
            <w:tcW w:w="1614" w:type="pct"/>
            <w:tcBorders>
              <w:top w:val="nil"/>
              <w:left w:val="nil"/>
              <w:bottom w:val="nil"/>
              <w:right w:val="nil"/>
            </w:tcBorders>
          </w:tcPr>
          <w:p w14:paraId="4ED5CA23" w14:textId="77777777" w:rsidR="00930EE2" w:rsidRPr="001957DE" w:rsidRDefault="005A716F" w:rsidP="007B2EDF">
            <w:pPr>
              <w:pStyle w:val="Compact"/>
              <w:rPr>
                <w:lang w:eastAsia="zh-CN"/>
              </w:rPr>
            </w:pPr>
            <w:r w:rsidRPr="001957DE">
              <w:rPr>
                <w:lang w:eastAsia="zh-CN"/>
              </w:rPr>
              <w:t>返回表达式第一个元素</w:t>
            </w:r>
          </w:p>
        </w:tc>
        <w:tc>
          <w:tcPr>
            <w:tcW w:w="1852" w:type="pct"/>
            <w:tcBorders>
              <w:top w:val="nil"/>
              <w:left w:val="nil"/>
              <w:bottom w:val="nil"/>
              <w:right w:val="nil"/>
            </w:tcBorders>
          </w:tcPr>
          <w:p w14:paraId="7AB87D8C" w14:textId="77777777" w:rsidR="00930EE2" w:rsidRPr="00E10A8A" w:rsidRDefault="005A716F" w:rsidP="007B2EDF">
            <w:pPr>
              <w:pStyle w:val="Compact"/>
            </w:pPr>
            <w:r w:rsidRPr="00E10A8A">
              <w:rPr>
                <w:rStyle w:val="VerbatimChar"/>
                <w:rFonts w:ascii="Times New Roman" w:hAnsi="Times New Roman" w:cs="Times New Roman"/>
              </w:rPr>
              <w:t>head {1 2 3} =&gt; {1}</w:t>
            </w:r>
          </w:p>
        </w:tc>
      </w:tr>
      <w:tr w:rsidR="00930EE2" w:rsidRPr="001957DE" w14:paraId="253CC721" w14:textId="77777777" w:rsidTr="00A26053">
        <w:tc>
          <w:tcPr>
            <w:tcW w:w="1534" w:type="pct"/>
            <w:tcBorders>
              <w:top w:val="nil"/>
              <w:left w:val="nil"/>
              <w:bottom w:val="nil"/>
              <w:right w:val="nil"/>
            </w:tcBorders>
          </w:tcPr>
          <w:p w14:paraId="541A2824" w14:textId="77777777" w:rsidR="00930EE2" w:rsidRPr="00E10A8A" w:rsidRDefault="005A716F" w:rsidP="007B2EDF">
            <w:pPr>
              <w:pStyle w:val="Compact"/>
            </w:pPr>
            <w:r w:rsidRPr="00E10A8A">
              <w:rPr>
                <w:rStyle w:val="VerbatimChar"/>
                <w:rFonts w:ascii="Times New Roman" w:hAnsi="Times New Roman" w:cs="Times New Roman"/>
              </w:rPr>
              <w:t>tail &lt;qexpr&gt; =&gt;&lt;qexpr&gt;</w:t>
            </w:r>
          </w:p>
        </w:tc>
        <w:tc>
          <w:tcPr>
            <w:tcW w:w="1614" w:type="pct"/>
            <w:tcBorders>
              <w:top w:val="nil"/>
              <w:left w:val="nil"/>
              <w:bottom w:val="nil"/>
              <w:right w:val="nil"/>
            </w:tcBorders>
          </w:tcPr>
          <w:p w14:paraId="0A82D83B" w14:textId="77777777" w:rsidR="00930EE2" w:rsidRPr="001957DE" w:rsidRDefault="005A716F" w:rsidP="007B2EDF">
            <w:pPr>
              <w:pStyle w:val="Compact"/>
              <w:rPr>
                <w:lang w:eastAsia="zh-CN"/>
              </w:rPr>
            </w:pPr>
            <w:r w:rsidRPr="001957DE">
              <w:rPr>
                <w:lang w:eastAsia="zh-CN"/>
              </w:rPr>
              <w:t>返回表达式除了第一个元素</w:t>
            </w:r>
          </w:p>
        </w:tc>
        <w:tc>
          <w:tcPr>
            <w:tcW w:w="1852" w:type="pct"/>
            <w:tcBorders>
              <w:top w:val="nil"/>
              <w:left w:val="nil"/>
              <w:bottom w:val="nil"/>
              <w:right w:val="nil"/>
            </w:tcBorders>
          </w:tcPr>
          <w:p w14:paraId="58ADF92B" w14:textId="77777777" w:rsidR="00930EE2" w:rsidRPr="00E10A8A" w:rsidRDefault="005A716F" w:rsidP="007B2EDF">
            <w:pPr>
              <w:pStyle w:val="Compact"/>
            </w:pPr>
            <w:r w:rsidRPr="00E10A8A">
              <w:rPr>
                <w:rStyle w:val="VerbatimChar"/>
                <w:rFonts w:ascii="Times New Roman" w:hAnsi="Times New Roman" w:cs="Times New Roman"/>
              </w:rPr>
              <w:t>tail {1 2 3} =&gt; {2 3}</w:t>
            </w:r>
          </w:p>
        </w:tc>
      </w:tr>
      <w:tr w:rsidR="00930EE2" w:rsidRPr="001957DE" w14:paraId="2007C8E0" w14:textId="77777777" w:rsidTr="00A26053">
        <w:tc>
          <w:tcPr>
            <w:tcW w:w="1534" w:type="pct"/>
            <w:tcBorders>
              <w:top w:val="nil"/>
              <w:left w:val="nil"/>
              <w:bottom w:val="nil"/>
              <w:right w:val="nil"/>
            </w:tcBorders>
          </w:tcPr>
          <w:p w14:paraId="27B01508" w14:textId="77777777" w:rsidR="00930EE2" w:rsidRPr="00E10A8A" w:rsidRDefault="005A716F" w:rsidP="007B2EDF">
            <w:pPr>
              <w:pStyle w:val="Compact"/>
            </w:pPr>
            <w:r w:rsidRPr="00E10A8A">
              <w:rPr>
                <w:rStyle w:val="VerbatimChar"/>
                <w:rFonts w:ascii="Times New Roman" w:hAnsi="Times New Roman" w:cs="Times New Roman"/>
              </w:rPr>
              <w:t>list &lt;sexpr&gt; =&gt;&lt;qexpr&gt;</w:t>
            </w:r>
          </w:p>
        </w:tc>
        <w:tc>
          <w:tcPr>
            <w:tcW w:w="1614" w:type="pct"/>
            <w:tcBorders>
              <w:top w:val="nil"/>
              <w:left w:val="nil"/>
              <w:bottom w:val="nil"/>
              <w:right w:val="nil"/>
            </w:tcBorders>
          </w:tcPr>
          <w:p w14:paraId="292397CB" w14:textId="77777777" w:rsidR="00930EE2" w:rsidRPr="001957DE" w:rsidRDefault="005A716F" w:rsidP="007B2EDF">
            <w:pPr>
              <w:pStyle w:val="Compact"/>
              <w:rPr>
                <w:lang w:eastAsia="zh-CN"/>
              </w:rPr>
            </w:pPr>
            <w:r w:rsidRPr="001957DE">
              <w:rPr>
                <w:lang w:eastAsia="zh-CN"/>
              </w:rPr>
              <w:t>将</w:t>
            </w:r>
            <w:r w:rsidRPr="001957DE">
              <w:rPr>
                <w:lang w:eastAsia="zh-CN"/>
              </w:rPr>
              <w:t>S</w:t>
            </w:r>
            <w:r w:rsidRPr="001957DE">
              <w:rPr>
                <w:lang w:eastAsia="zh-CN"/>
              </w:rPr>
              <w:t>表达式转换成</w:t>
            </w:r>
            <w:r w:rsidRPr="001957DE">
              <w:rPr>
                <w:lang w:eastAsia="zh-CN"/>
              </w:rPr>
              <w:t>Q-</w:t>
            </w:r>
            <w:r w:rsidRPr="001957DE">
              <w:rPr>
                <w:lang w:eastAsia="zh-CN"/>
              </w:rPr>
              <w:t>表达式</w:t>
            </w:r>
          </w:p>
        </w:tc>
        <w:tc>
          <w:tcPr>
            <w:tcW w:w="1852" w:type="pct"/>
            <w:tcBorders>
              <w:top w:val="nil"/>
              <w:left w:val="nil"/>
              <w:bottom w:val="nil"/>
              <w:right w:val="nil"/>
            </w:tcBorders>
          </w:tcPr>
          <w:p w14:paraId="55830FF3" w14:textId="77777777" w:rsidR="00930EE2" w:rsidRPr="00E10A8A" w:rsidRDefault="005A716F" w:rsidP="007B2EDF">
            <w:pPr>
              <w:pStyle w:val="Compact"/>
            </w:pPr>
            <w:r w:rsidRPr="00E10A8A">
              <w:rPr>
                <w:rStyle w:val="VerbatimChar"/>
                <w:rFonts w:ascii="Times New Roman" w:hAnsi="Times New Roman" w:cs="Times New Roman"/>
              </w:rPr>
              <w:t>list [+ 1 2] =&gt; {+ 1 2}</w:t>
            </w:r>
          </w:p>
        </w:tc>
      </w:tr>
      <w:tr w:rsidR="00930EE2" w:rsidRPr="001957DE" w14:paraId="46F542B8" w14:textId="77777777" w:rsidTr="00A26053">
        <w:tc>
          <w:tcPr>
            <w:tcW w:w="1534" w:type="pct"/>
            <w:tcBorders>
              <w:top w:val="nil"/>
              <w:left w:val="nil"/>
              <w:bottom w:val="nil"/>
              <w:right w:val="nil"/>
            </w:tcBorders>
          </w:tcPr>
          <w:p w14:paraId="65B20CEB" w14:textId="77777777" w:rsidR="00930EE2" w:rsidRPr="00E10A8A" w:rsidRDefault="005A716F" w:rsidP="007B2EDF">
            <w:pPr>
              <w:pStyle w:val="Compact"/>
            </w:pPr>
            <w:r w:rsidRPr="00E10A8A">
              <w:rPr>
                <w:rStyle w:val="VerbatimChar"/>
                <w:rFonts w:ascii="Times New Roman" w:hAnsi="Times New Roman" w:cs="Times New Roman"/>
              </w:rPr>
              <w:t>join &lt;qexpr&gt; =&gt;&lt;qexpr&gt;</w:t>
            </w:r>
          </w:p>
        </w:tc>
        <w:tc>
          <w:tcPr>
            <w:tcW w:w="1614" w:type="pct"/>
            <w:tcBorders>
              <w:top w:val="nil"/>
              <w:left w:val="nil"/>
              <w:bottom w:val="nil"/>
              <w:right w:val="nil"/>
            </w:tcBorders>
          </w:tcPr>
          <w:p w14:paraId="7AA68183" w14:textId="77777777" w:rsidR="00930EE2" w:rsidRPr="001957DE" w:rsidRDefault="00777B3B" w:rsidP="007B2EDF">
            <w:pPr>
              <w:pStyle w:val="Compact"/>
              <w:rPr>
                <w:lang w:eastAsia="zh-CN"/>
              </w:rPr>
            </w:pPr>
            <w:r w:rsidRPr="001957DE">
              <w:rPr>
                <w:lang w:eastAsia="zh-CN"/>
              </w:rPr>
              <w:t>合并</w:t>
            </w:r>
            <w:r w:rsidR="005A716F" w:rsidRPr="001957DE">
              <w:rPr>
                <w:lang w:eastAsia="zh-CN"/>
              </w:rPr>
              <w:t>多个</w:t>
            </w:r>
            <w:r w:rsidR="005A716F" w:rsidRPr="001957DE">
              <w:rPr>
                <w:lang w:eastAsia="zh-CN"/>
              </w:rPr>
              <w:t>Q</w:t>
            </w:r>
            <w:r w:rsidRPr="001957DE">
              <w:rPr>
                <w:lang w:eastAsia="zh-CN"/>
              </w:rPr>
              <w:t>-</w:t>
            </w:r>
            <w:r w:rsidR="005A716F" w:rsidRPr="001957DE">
              <w:rPr>
                <w:lang w:eastAsia="zh-CN"/>
              </w:rPr>
              <w:t>表达式</w:t>
            </w:r>
          </w:p>
        </w:tc>
        <w:tc>
          <w:tcPr>
            <w:tcW w:w="1852" w:type="pct"/>
            <w:tcBorders>
              <w:top w:val="nil"/>
              <w:left w:val="nil"/>
              <w:bottom w:val="nil"/>
              <w:right w:val="nil"/>
            </w:tcBorders>
          </w:tcPr>
          <w:p w14:paraId="60C37F3D" w14:textId="77777777" w:rsidR="00930EE2" w:rsidRPr="00E10A8A" w:rsidRDefault="005A716F" w:rsidP="007B2EDF">
            <w:pPr>
              <w:pStyle w:val="Compact"/>
            </w:pPr>
            <w:r w:rsidRPr="00E10A8A">
              <w:rPr>
                <w:rStyle w:val="VerbatimChar"/>
                <w:rFonts w:ascii="Times New Roman" w:hAnsi="Times New Roman" w:cs="Times New Roman"/>
              </w:rPr>
              <w:t>join {+} {1 2} =&gt; {+ 1 2}</w:t>
            </w:r>
          </w:p>
        </w:tc>
      </w:tr>
      <w:tr w:rsidR="00930EE2" w:rsidRPr="001957DE" w14:paraId="7575D3E5" w14:textId="77777777" w:rsidTr="00A26053">
        <w:tc>
          <w:tcPr>
            <w:tcW w:w="1534" w:type="pct"/>
            <w:tcBorders>
              <w:top w:val="nil"/>
              <w:left w:val="nil"/>
              <w:bottom w:val="nil"/>
              <w:right w:val="nil"/>
            </w:tcBorders>
          </w:tcPr>
          <w:p w14:paraId="4A0D547A" w14:textId="77777777" w:rsidR="00930EE2" w:rsidRPr="00E10A8A" w:rsidRDefault="005A716F" w:rsidP="007B2EDF">
            <w:pPr>
              <w:pStyle w:val="Compact"/>
            </w:pPr>
            <w:r w:rsidRPr="00E10A8A">
              <w:rPr>
                <w:rStyle w:val="VerbatimChar"/>
                <w:rFonts w:ascii="Times New Roman" w:hAnsi="Times New Roman" w:cs="Times New Roman"/>
              </w:rPr>
              <w:t>if &lt;bool&gt;&lt;qexpr&gt;&lt;qexpr&gt; =&gt;&lt;sexpr&gt;</w:t>
            </w:r>
          </w:p>
        </w:tc>
        <w:tc>
          <w:tcPr>
            <w:tcW w:w="1614" w:type="pct"/>
            <w:tcBorders>
              <w:top w:val="nil"/>
              <w:left w:val="nil"/>
              <w:bottom w:val="nil"/>
              <w:right w:val="nil"/>
            </w:tcBorders>
          </w:tcPr>
          <w:p w14:paraId="7C6E98AB" w14:textId="77777777" w:rsidR="00930EE2" w:rsidRPr="001957DE" w:rsidRDefault="005A716F" w:rsidP="007B2EDF">
            <w:pPr>
              <w:pStyle w:val="Compact"/>
            </w:pPr>
            <w:r w:rsidRPr="001957DE">
              <w:t>分支判断</w:t>
            </w:r>
          </w:p>
        </w:tc>
        <w:tc>
          <w:tcPr>
            <w:tcW w:w="1852" w:type="pct"/>
            <w:tcBorders>
              <w:top w:val="nil"/>
              <w:left w:val="nil"/>
              <w:bottom w:val="nil"/>
              <w:right w:val="nil"/>
            </w:tcBorders>
          </w:tcPr>
          <w:p w14:paraId="39E3DBD9" w14:textId="77777777" w:rsidR="00930EE2" w:rsidRPr="00E10A8A" w:rsidRDefault="005A716F" w:rsidP="007B2EDF">
            <w:pPr>
              <w:pStyle w:val="Compact"/>
            </w:pPr>
            <w:r w:rsidRPr="00E10A8A">
              <w:rPr>
                <w:rStyle w:val="VerbatimChar"/>
                <w:rFonts w:ascii="Times New Roman" w:hAnsi="Times New Roman" w:cs="Times New Roman"/>
              </w:rPr>
              <w:t>if [== x y] {+ x y} {- x y}</w:t>
            </w:r>
          </w:p>
        </w:tc>
      </w:tr>
      <w:tr w:rsidR="00930EE2" w:rsidRPr="001957DE" w14:paraId="1826F8F8" w14:textId="77777777" w:rsidTr="00A26053">
        <w:tc>
          <w:tcPr>
            <w:tcW w:w="1534" w:type="pct"/>
            <w:tcBorders>
              <w:top w:val="nil"/>
              <w:left w:val="nil"/>
              <w:bottom w:val="nil"/>
              <w:right w:val="nil"/>
            </w:tcBorders>
          </w:tcPr>
          <w:p w14:paraId="444EDDA5" w14:textId="77777777" w:rsidR="00930EE2" w:rsidRPr="00E10A8A" w:rsidRDefault="005A716F" w:rsidP="007B2EDF">
            <w:pPr>
              <w:pStyle w:val="Compact"/>
            </w:pPr>
            <w:r w:rsidRPr="00E10A8A">
              <w:rPr>
                <w:rStyle w:val="VerbatimChar"/>
                <w:rFonts w:ascii="Times New Roman" w:hAnsi="Times New Roman" w:cs="Times New Roman"/>
              </w:rPr>
              <w:t>print &lt;string&gt;* =&gt;&lt;string&gt;</w:t>
            </w:r>
          </w:p>
        </w:tc>
        <w:tc>
          <w:tcPr>
            <w:tcW w:w="1614" w:type="pct"/>
            <w:tcBorders>
              <w:top w:val="nil"/>
              <w:left w:val="nil"/>
              <w:bottom w:val="nil"/>
              <w:right w:val="nil"/>
            </w:tcBorders>
          </w:tcPr>
          <w:p w14:paraId="2099DAAF" w14:textId="77777777" w:rsidR="00930EE2" w:rsidRPr="001957DE" w:rsidRDefault="005A716F" w:rsidP="007B2EDF">
            <w:pPr>
              <w:pStyle w:val="Compact"/>
            </w:pPr>
            <w:r w:rsidRPr="001957DE">
              <w:t>打印多个字符串</w:t>
            </w:r>
          </w:p>
        </w:tc>
        <w:tc>
          <w:tcPr>
            <w:tcW w:w="1852" w:type="pct"/>
            <w:tcBorders>
              <w:top w:val="nil"/>
              <w:left w:val="nil"/>
              <w:bottom w:val="nil"/>
              <w:right w:val="nil"/>
            </w:tcBorders>
          </w:tcPr>
          <w:p w14:paraId="496739F3" w14:textId="77777777" w:rsidR="00930EE2" w:rsidRPr="00E10A8A" w:rsidRDefault="005A716F" w:rsidP="007B2EDF">
            <w:pPr>
              <w:pStyle w:val="Compact"/>
            </w:pPr>
            <w:r w:rsidRPr="00E10A8A">
              <w:rPr>
                <w:rStyle w:val="VerbatimChar"/>
                <w:rFonts w:ascii="Times New Roman" w:hAnsi="Times New Roman" w:cs="Times New Roman"/>
              </w:rPr>
              <w:t>print "hello world" =&gt; hello world</w:t>
            </w:r>
          </w:p>
        </w:tc>
      </w:tr>
      <w:tr w:rsidR="00930EE2" w:rsidRPr="001957DE" w14:paraId="7BDF1373" w14:textId="77777777" w:rsidTr="00A26053">
        <w:tc>
          <w:tcPr>
            <w:tcW w:w="1534" w:type="pct"/>
            <w:tcBorders>
              <w:top w:val="nil"/>
              <w:left w:val="nil"/>
              <w:bottom w:val="nil"/>
              <w:right w:val="nil"/>
            </w:tcBorders>
          </w:tcPr>
          <w:p w14:paraId="2A2A05D5" w14:textId="77777777" w:rsidR="00930EE2" w:rsidRPr="00E10A8A" w:rsidRDefault="005A716F" w:rsidP="007B2EDF">
            <w:pPr>
              <w:pStyle w:val="Compact"/>
            </w:pPr>
            <w:r w:rsidRPr="00E10A8A">
              <w:rPr>
                <w:rStyle w:val="VerbatimChar"/>
                <w:rFonts w:ascii="Times New Roman" w:hAnsi="Times New Roman" w:cs="Times New Roman"/>
              </w:rPr>
              <w:t>fprint &lt;file_name&gt;&lt;string&gt;* =&gt;&lt;string&gt;</w:t>
            </w:r>
          </w:p>
        </w:tc>
        <w:tc>
          <w:tcPr>
            <w:tcW w:w="1614" w:type="pct"/>
            <w:tcBorders>
              <w:top w:val="nil"/>
              <w:left w:val="nil"/>
              <w:bottom w:val="nil"/>
              <w:right w:val="nil"/>
            </w:tcBorders>
          </w:tcPr>
          <w:p w14:paraId="292E77A6" w14:textId="77777777" w:rsidR="00930EE2" w:rsidRPr="001957DE" w:rsidRDefault="005A716F" w:rsidP="007B2EDF">
            <w:pPr>
              <w:pStyle w:val="Compact"/>
              <w:rPr>
                <w:lang w:eastAsia="zh-CN"/>
              </w:rPr>
            </w:pPr>
            <w:r w:rsidRPr="001957DE">
              <w:rPr>
                <w:lang w:eastAsia="zh-CN"/>
              </w:rPr>
              <w:t>向文件打印多个字符串</w:t>
            </w:r>
          </w:p>
        </w:tc>
        <w:tc>
          <w:tcPr>
            <w:tcW w:w="1852" w:type="pct"/>
            <w:tcBorders>
              <w:top w:val="nil"/>
              <w:left w:val="nil"/>
              <w:bottom w:val="nil"/>
              <w:right w:val="nil"/>
            </w:tcBorders>
          </w:tcPr>
          <w:p w14:paraId="76B0E8C7" w14:textId="77777777" w:rsidR="00930EE2" w:rsidRPr="00E10A8A" w:rsidRDefault="005A716F" w:rsidP="007B2EDF">
            <w:pPr>
              <w:pStyle w:val="Compact"/>
            </w:pPr>
            <w:r w:rsidRPr="00E10A8A">
              <w:rPr>
                <w:rStyle w:val="VerbatimChar"/>
                <w:rFonts w:ascii="Times New Roman" w:hAnsi="Times New Roman" w:cs="Times New Roman"/>
              </w:rPr>
              <w:t>fprint "new.txt" "hello world" =&gt; new:hello world</w:t>
            </w:r>
          </w:p>
        </w:tc>
      </w:tr>
      <w:tr w:rsidR="00930EE2" w:rsidRPr="001957DE" w14:paraId="7F05AEC9" w14:textId="77777777" w:rsidTr="00A26053">
        <w:tc>
          <w:tcPr>
            <w:tcW w:w="1534" w:type="pct"/>
            <w:tcBorders>
              <w:top w:val="nil"/>
              <w:left w:val="nil"/>
              <w:bottom w:val="nil"/>
              <w:right w:val="nil"/>
            </w:tcBorders>
          </w:tcPr>
          <w:p w14:paraId="37FA180A" w14:textId="77777777" w:rsidR="00930EE2" w:rsidRPr="00E10A8A" w:rsidRDefault="005A716F" w:rsidP="007B2EDF">
            <w:pPr>
              <w:pStyle w:val="Compact"/>
            </w:pPr>
            <w:r w:rsidRPr="00E10A8A">
              <w:rPr>
                <w:rStyle w:val="VerbatimChar"/>
                <w:rFonts w:ascii="Times New Roman" w:hAnsi="Times New Roman" w:cs="Times New Roman"/>
              </w:rPr>
              <w:t>import &lt;string&gt;*</w:t>
            </w:r>
          </w:p>
        </w:tc>
        <w:tc>
          <w:tcPr>
            <w:tcW w:w="1614" w:type="pct"/>
            <w:tcBorders>
              <w:top w:val="nil"/>
              <w:left w:val="nil"/>
              <w:bottom w:val="nil"/>
              <w:right w:val="nil"/>
            </w:tcBorders>
          </w:tcPr>
          <w:p w14:paraId="10791BD1" w14:textId="77777777" w:rsidR="00930EE2" w:rsidRPr="001957DE" w:rsidRDefault="005A716F" w:rsidP="007B2EDF">
            <w:pPr>
              <w:pStyle w:val="Compact"/>
            </w:pPr>
            <w:r w:rsidRPr="001957DE">
              <w:t>导入其他</w:t>
            </w:r>
            <w:r w:rsidRPr="001957DE">
              <w:t>lachesis</w:t>
            </w:r>
            <w:r w:rsidRPr="001957DE">
              <w:t>文件</w:t>
            </w:r>
          </w:p>
        </w:tc>
        <w:tc>
          <w:tcPr>
            <w:tcW w:w="1852" w:type="pct"/>
            <w:tcBorders>
              <w:top w:val="nil"/>
              <w:left w:val="nil"/>
              <w:bottom w:val="nil"/>
              <w:right w:val="nil"/>
            </w:tcBorders>
          </w:tcPr>
          <w:p w14:paraId="112CCEC9" w14:textId="77777777" w:rsidR="00930EE2" w:rsidRPr="00E10A8A" w:rsidRDefault="005A716F" w:rsidP="007B2EDF">
            <w:pPr>
              <w:pStyle w:val="Compact"/>
            </w:pPr>
            <w:r w:rsidRPr="00E10A8A">
              <w:rPr>
                <w:rStyle w:val="VerbatimChar"/>
                <w:rFonts w:ascii="Times New Roman" w:hAnsi="Times New Roman" w:cs="Times New Roman"/>
              </w:rPr>
              <w:t>import "stdlib"</w:t>
            </w:r>
          </w:p>
        </w:tc>
      </w:tr>
      <w:tr w:rsidR="00930EE2" w:rsidRPr="001957DE" w14:paraId="5B717628" w14:textId="77777777" w:rsidTr="00A26053">
        <w:tc>
          <w:tcPr>
            <w:tcW w:w="1534" w:type="pct"/>
            <w:tcBorders>
              <w:top w:val="nil"/>
              <w:left w:val="nil"/>
              <w:right w:val="nil"/>
            </w:tcBorders>
          </w:tcPr>
          <w:p w14:paraId="180F56F3" w14:textId="77777777" w:rsidR="00930EE2" w:rsidRPr="00E10A8A" w:rsidRDefault="005A716F" w:rsidP="007B2EDF">
            <w:pPr>
              <w:pStyle w:val="Compact"/>
            </w:pPr>
            <w:r w:rsidRPr="00E10A8A">
              <w:rPr>
                <w:rStyle w:val="VerbatimChar"/>
                <w:rFonts w:ascii="Times New Roman" w:hAnsi="Times New Roman" w:cs="Times New Roman"/>
              </w:rPr>
              <w:t>loop &lt;num&gt;&lt;qexpr&gt;</w:t>
            </w:r>
          </w:p>
        </w:tc>
        <w:tc>
          <w:tcPr>
            <w:tcW w:w="1614" w:type="pct"/>
            <w:tcBorders>
              <w:top w:val="nil"/>
              <w:left w:val="nil"/>
              <w:right w:val="nil"/>
            </w:tcBorders>
          </w:tcPr>
          <w:p w14:paraId="1F875A8E" w14:textId="77777777" w:rsidR="00930EE2" w:rsidRPr="001957DE" w:rsidRDefault="005A716F" w:rsidP="007B2EDF">
            <w:pPr>
              <w:pStyle w:val="Compact"/>
              <w:rPr>
                <w:lang w:eastAsia="zh-CN"/>
              </w:rPr>
            </w:pPr>
            <w:r w:rsidRPr="001957DE">
              <w:rPr>
                <w:lang w:eastAsia="zh-CN"/>
              </w:rPr>
              <w:t>循环执行</w:t>
            </w:r>
            <w:r w:rsidRPr="001957DE">
              <w:rPr>
                <w:lang w:eastAsia="zh-CN"/>
              </w:rPr>
              <w:t xml:space="preserve">num </w:t>
            </w:r>
            <w:r w:rsidRPr="001957DE">
              <w:rPr>
                <w:lang w:eastAsia="zh-CN"/>
              </w:rPr>
              <w:t>次命令</w:t>
            </w:r>
          </w:p>
        </w:tc>
        <w:tc>
          <w:tcPr>
            <w:tcW w:w="1852" w:type="pct"/>
            <w:tcBorders>
              <w:top w:val="nil"/>
              <w:left w:val="nil"/>
              <w:right w:val="nil"/>
            </w:tcBorders>
          </w:tcPr>
          <w:p w14:paraId="26A9CEDB" w14:textId="77777777" w:rsidR="00930EE2" w:rsidRPr="00E10A8A" w:rsidRDefault="005A716F" w:rsidP="007B2EDF">
            <w:pPr>
              <w:pStyle w:val="Compact"/>
            </w:pPr>
            <w:r w:rsidRPr="00E10A8A">
              <w:t>Loop 2 {print 1} =&gt; 1 1</w:t>
            </w:r>
          </w:p>
        </w:tc>
      </w:tr>
    </w:tbl>
    <w:p w14:paraId="2ACECB21" w14:textId="5804A263" w:rsidR="00D46E2B" w:rsidRDefault="00D46E2B" w:rsidP="003B1A84">
      <w:pPr>
        <w:pStyle w:val="a0"/>
        <w:ind w:firstLineChars="0" w:firstLine="0"/>
        <w:rPr>
          <w:rFonts w:cs="Times New Roman"/>
        </w:rPr>
      </w:pPr>
      <w:bookmarkStart w:id="415" w:name="解释器设计"/>
      <w:bookmarkEnd w:id="386"/>
      <w:bookmarkEnd w:id="414"/>
    </w:p>
    <w:p w14:paraId="10FD1468" w14:textId="08498B3E" w:rsidR="00777B3B" w:rsidRPr="001957DE" w:rsidRDefault="00D46E2B" w:rsidP="00D46E2B">
      <w:pPr>
        <w:rPr>
          <w:rFonts w:cs="Times New Roman"/>
        </w:rPr>
      </w:pPr>
      <w:r>
        <w:rPr>
          <w:rFonts w:cs="Times New Roman"/>
        </w:rPr>
        <w:br w:type="page"/>
      </w:r>
    </w:p>
    <w:p w14:paraId="5A53685C" w14:textId="77777777" w:rsidR="00930EE2" w:rsidRPr="001957DE" w:rsidRDefault="005A716F" w:rsidP="008B27CB">
      <w:pPr>
        <w:pStyle w:val="1"/>
      </w:pPr>
      <w:bookmarkStart w:id="416" w:name="_Toc104020921"/>
      <w:r w:rsidRPr="001957DE">
        <w:t>解释器设计</w:t>
      </w:r>
      <w:bookmarkEnd w:id="416"/>
    </w:p>
    <w:p w14:paraId="4CD7742D" w14:textId="77777777" w:rsidR="00930EE2" w:rsidRPr="001957DE" w:rsidRDefault="005A716F" w:rsidP="00D846E7">
      <w:pPr>
        <w:pStyle w:val="2"/>
        <w:spacing w:after="240"/>
        <w:rPr>
          <w:rFonts w:cs="Times New Roman"/>
        </w:rPr>
      </w:pPr>
      <w:bookmarkStart w:id="417" w:name="_Toc104020922"/>
      <w:bookmarkStart w:id="418" w:name="工作模式"/>
      <w:r w:rsidRPr="001957DE">
        <w:rPr>
          <w:rFonts w:cs="Times New Roman"/>
        </w:rPr>
        <w:t>工作模式</w:t>
      </w:r>
      <w:bookmarkEnd w:id="417"/>
    </w:p>
    <w:p w14:paraId="0090CBA0" w14:textId="77777777" w:rsidR="00930EE2" w:rsidRPr="001957DE" w:rsidRDefault="00352FCB" w:rsidP="002A64AF">
      <w:pPr>
        <w:pStyle w:val="FirstParagraph"/>
        <w:spacing w:after="240"/>
        <w:ind w:firstLine="480"/>
      </w:pPr>
      <w:r w:rsidRPr="001957DE">
        <w:t>Lac</w:t>
      </w:r>
      <w:r w:rsidR="005A716F" w:rsidRPr="001957DE">
        <w:t>支持现代解释器通常支持的两种工作模式，一个是交互式提示符（</w:t>
      </w:r>
      <w:r w:rsidR="003B1A84" w:rsidRPr="001957DE">
        <w:t>英文：</w:t>
      </w:r>
      <w:r w:rsidR="003B1A84" w:rsidRPr="001957DE">
        <w:t>I</w:t>
      </w:r>
      <w:r w:rsidR="005A716F" w:rsidRPr="001957DE">
        <w:t xml:space="preserve">nteractive </w:t>
      </w:r>
      <w:r w:rsidR="003B1A84" w:rsidRPr="001957DE">
        <w:t>P</w:t>
      </w:r>
      <w:r w:rsidR="005A716F" w:rsidRPr="001957DE">
        <w:t>rompt</w:t>
      </w:r>
      <w:r w:rsidR="005A716F" w:rsidRPr="001957DE">
        <w:t>）式的读取</w:t>
      </w:r>
      <w:r w:rsidR="005A716F" w:rsidRPr="001957DE">
        <w:t>-</w:t>
      </w:r>
      <w:r w:rsidR="005A716F" w:rsidRPr="001957DE">
        <w:t>求值</w:t>
      </w:r>
      <w:r w:rsidR="005A716F" w:rsidRPr="001957DE">
        <w:t>-</w:t>
      </w:r>
      <w:r w:rsidR="005A716F" w:rsidRPr="001957DE">
        <w:t>输出循环（</w:t>
      </w:r>
      <w:r w:rsidR="005A716F" w:rsidRPr="001957DE">
        <w:t>RELP</w:t>
      </w:r>
      <w:r w:rsidR="005A716F" w:rsidRPr="001957DE">
        <w:t>：</w:t>
      </w:r>
      <w:r w:rsidR="005A716F" w:rsidRPr="001957DE">
        <w:t>Read–eval–print loop</w:t>
      </w:r>
      <w:r w:rsidR="005A716F" w:rsidRPr="001957DE">
        <w:t>），用户在命令行直接输入指令后马上返回结果。另一个则由用户事先写好脚本文件，解释器依次读取脚本中的内容并执行。</w:t>
      </w:r>
    </w:p>
    <w:p w14:paraId="4DE07478" w14:textId="77777777" w:rsidR="00930EE2" w:rsidRPr="001957DE" w:rsidRDefault="005A716F" w:rsidP="00EB23F5">
      <w:pPr>
        <w:pStyle w:val="CaptionedFigure"/>
        <w:jc w:val="center"/>
        <w:rPr>
          <w:rFonts w:cs="Times New Roman"/>
        </w:rPr>
      </w:pPr>
      <w:r w:rsidRPr="001957DE">
        <w:rPr>
          <w:rFonts w:cs="Times New Roman"/>
          <w:noProof/>
          <w:lang w:eastAsia="zh-CN"/>
        </w:rPr>
        <w:drawing>
          <wp:inline distT="0" distB="0" distL="0" distR="0" wp14:anchorId="68808E2F" wp14:editId="26DB8E9F">
            <wp:extent cx="4119498" cy="1653309"/>
            <wp:effectExtent l="0" t="0" r="0" b="0"/>
            <wp:docPr id="1" name="Picture" descr="inter"/>
            <wp:cNvGraphicFramePr/>
            <a:graphic xmlns:a="http://schemas.openxmlformats.org/drawingml/2006/main">
              <a:graphicData uri="http://schemas.openxmlformats.org/drawingml/2006/picture">
                <pic:pic xmlns:pic="http://schemas.openxmlformats.org/drawingml/2006/picture">
                  <pic:nvPicPr>
                    <pic:cNvPr id="0" name="Picture" descr="./inter.png"/>
                    <pic:cNvPicPr>
                      <a:picLocks noChangeAspect="1" noChangeArrowheads="1"/>
                    </pic:cNvPicPr>
                  </pic:nvPicPr>
                  <pic:blipFill>
                    <a:blip r:embed="rId17"/>
                    <a:stretch>
                      <a:fillRect/>
                    </a:stretch>
                  </pic:blipFill>
                  <pic:spPr bwMode="auto">
                    <a:xfrm>
                      <a:off x="0" y="0"/>
                      <a:ext cx="4213736" cy="1691130"/>
                    </a:xfrm>
                    <a:prstGeom prst="rect">
                      <a:avLst/>
                    </a:prstGeom>
                    <a:noFill/>
                    <a:ln w="9525">
                      <a:noFill/>
                      <a:headEnd/>
                      <a:tailEnd/>
                    </a:ln>
                  </pic:spPr>
                </pic:pic>
              </a:graphicData>
            </a:graphic>
          </wp:inline>
        </w:drawing>
      </w:r>
    </w:p>
    <w:p w14:paraId="36E0F40A" w14:textId="6ACA2F49" w:rsidR="00930EE2" w:rsidRPr="00B77F41" w:rsidRDefault="003866B9" w:rsidP="00B77F41">
      <w:pPr>
        <w:pStyle w:val="afc"/>
      </w:pPr>
      <w:r w:rsidRPr="00B77F41">
        <w:rPr>
          <w:rFonts w:hint="eastAsia"/>
          <w:b/>
          <w:bCs/>
        </w:rPr>
        <w:t>图</w:t>
      </w:r>
      <w:r w:rsidRPr="00B77F41">
        <w:rPr>
          <w:b/>
          <w:bCs/>
        </w:rPr>
        <w:t>1</w:t>
      </w:r>
      <w:bookmarkStart w:id="419" w:name="OLE_LINK48"/>
      <w:bookmarkStart w:id="420" w:name="OLE_LINK49"/>
      <w:r w:rsidR="00E10A8A">
        <w:rPr>
          <w:b/>
          <w:bCs/>
        </w:rPr>
        <w:t xml:space="preserve"> </w:t>
      </w:r>
      <w:r w:rsidR="004750D6" w:rsidRPr="004750D6">
        <w:t>L</w:t>
      </w:r>
      <w:r w:rsidR="003B1A84" w:rsidRPr="00B77F41">
        <w:t>ac</w:t>
      </w:r>
      <w:r w:rsidR="00352FCB" w:rsidRPr="00B77F41">
        <w:rPr>
          <w:rFonts w:hint="eastAsia"/>
        </w:rPr>
        <w:t>解释器的工作模式</w:t>
      </w:r>
      <w:r w:rsidR="00EB5304" w:rsidRPr="00B77F41">
        <w:rPr>
          <w:rFonts w:hint="eastAsia"/>
        </w:rPr>
        <w:t>（</w:t>
      </w:r>
      <w:r w:rsidR="00EB5304" w:rsidRPr="00B77F41">
        <w:t>1</w:t>
      </w:r>
      <w:r w:rsidR="00EB5304" w:rsidRPr="00B77F41">
        <w:rPr>
          <w:rFonts w:hint="eastAsia"/>
        </w:rPr>
        <w:t>）</w:t>
      </w:r>
    </w:p>
    <w:bookmarkEnd w:id="419"/>
    <w:bookmarkEnd w:id="420"/>
    <w:p w14:paraId="6EFEFDC5" w14:textId="77777777" w:rsidR="00930EE2" w:rsidRPr="001957DE" w:rsidRDefault="00930EE2" w:rsidP="002A64AF">
      <w:pPr>
        <w:pStyle w:val="FirstParagraph"/>
        <w:spacing w:after="240"/>
        <w:ind w:firstLine="480"/>
      </w:pPr>
    </w:p>
    <w:p w14:paraId="475A5C1D" w14:textId="77777777" w:rsidR="00930EE2" w:rsidRPr="001957DE" w:rsidRDefault="005A716F" w:rsidP="002A64AF">
      <w:pPr>
        <w:pStyle w:val="FirstParagraph"/>
        <w:spacing w:after="240"/>
        <w:ind w:firstLine="480"/>
      </w:pPr>
      <w:r w:rsidRPr="001957DE">
        <w:t>在</w:t>
      </w:r>
      <w:r w:rsidRPr="001957DE">
        <w:t xml:space="preserve">UNIX/Linux </w:t>
      </w:r>
      <w:r w:rsidRPr="001957DE">
        <w:t>设计哲学中，一切皆是文件，用户输入流不过是一个名为</w:t>
      </w:r>
      <w:r w:rsidRPr="001957DE">
        <w:t>stdin</w:t>
      </w:r>
      <w:r w:rsidRPr="001957DE">
        <w:t>的文件罢了。因此，除了在输入的捕获阶段要求作不同的处理外，无论是普通文本类型的文件还是用户在终端的输入，都能使用同一套处理逻辑。</w:t>
      </w:r>
    </w:p>
    <w:p w14:paraId="708C8D96" w14:textId="77777777" w:rsidR="00930EE2" w:rsidRPr="001957DE" w:rsidRDefault="00EB23F5" w:rsidP="00EB23F5">
      <w:pPr>
        <w:pStyle w:val="CaptionedFigure"/>
        <w:jc w:val="center"/>
        <w:rPr>
          <w:rFonts w:cs="Times New Roman"/>
        </w:rPr>
      </w:pPr>
      <w:r w:rsidRPr="001957DE">
        <w:rPr>
          <w:rFonts w:cs="Times New Roman"/>
          <w:noProof/>
          <w:lang w:eastAsia="zh-CN"/>
        </w:rPr>
        <w:drawing>
          <wp:inline distT="0" distB="0" distL="0" distR="0" wp14:anchorId="4FFB32AB" wp14:editId="72D399D8">
            <wp:extent cx="4890408" cy="2057400"/>
            <wp:effectExtent l="0" t="0" r="0" b="0"/>
            <wp:docPr id="2" name="Picture" descr="rad"/>
            <wp:cNvGraphicFramePr/>
            <a:graphic xmlns:a="http://schemas.openxmlformats.org/drawingml/2006/main">
              <a:graphicData uri="http://schemas.openxmlformats.org/drawingml/2006/picture">
                <pic:pic xmlns:pic="http://schemas.openxmlformats.org/drawingml/2006/picture">
                  <pic:nvPicPr>
                    <pic:cNvPr id="0" name="Picture" descr="./rad.png"/>
                    <pic:cNvPicPr>
                      <a:picLocks noChangeAspect="1" noChangeArrowheads="1"/>
                    </pic:cNvPicPr>
                  </pic:nvPicPr>
                  <pic:blipFill>
                    <a:blip r:embed="rId18"/>
                    <a:stretch>
                      <a:fillRect/>
                    </a:stretch>
                  </pic:blipFill>
                  <pic:spPr bwMode="auto">
                    <a:xfrm>
                      <a:off x="0" y="0"/>
                      <a:ext cx="5032616" cy="2117227"/>
                    </a:xfrm>
                    <a:prstGeom prst="rect">
                      <a:avLst/>
                    </a:prstGeom>
                    <a:noFill/>
                    <a:ln w="9525">
                      <a:noFill/>
                      <a:headEnd/>
                      <a:tailEnd/>
                    </a:ln>
                  </pic:spPr>
                </pic:pic>
              </a:graphicData>
            </a:graphic>
          </wp:inline>
        </w:drawing>
      </w:r>
    </w:p>
    <w:p w14:paraId="5B20B784" w14:textId="0566010A" w:rsidR="00EB5304" w:rsidRPr="00B77F41" w:rsidRDefault="00EB5304" w:rsidP="00B77F41">
      <w:pPr>
        <w:pStyle w:val="afc"/>
      </w:pPr>
      <w:r w:rsidRPr="00B77F41">
        <w:rPr>
          <w:rFonts w:hint="eastAsia"/>
          <w:b/>
          <w:bCs/>
        </w:rPr>
        <w:t>图</w:t>
      </w:r>
      <w:r w:rsidRPr="00B77F41">
        <w:rPr>
          <w:b/>
          <w:bCs/>
        </w:rPr>
        <w:t>2</w:t>
      </w:r>
      <w:r w:rsidR="00E10A8A">
        <w:rPr>
          <w:b/>
          <w:bCs/>
        </w:rPr>
        <w:t xml:space="preserve"> </w:t>
      </w:r>
      <w:r w:rsidRPr="00B77F41">
        <w:t>Lac</w:t>
      </w:r>
      <w:r w:rsidRPr="00B77F41">
        <w:rPr>
          <w:rFonts w:hint="eastAsia"/>
        </w:rPr>
        <w:t>解释器的工作模式（</w:t>
      </w:r>
      <w:r w:rsidRPr="00B77F41">
        <w:t>2</w:t>
      </w:r>
      <w:r w:rsidRPr="00B77F41">
        <w:rPr>
          <w:rFonts w:hint="eastAsia"/>
        </w:rPr>
        <w:t>）</w:t>
      </w:r>
    </w:p>
    <w:p w14:paraId="112D1EE5" w14:textId="77777777" w:rsidR="00930EE2" w:rsidRPr="00B77F41" w:rsidRDefault="00930EE2" w:rsidP="00B77F41">
      <w:pPr>
        <w:pStyle w:val="aff"/>
      </w:pPr>
    </w:p>
    <w:p w14:paraId="0B06E5CD" w14:textId="77777777" w:rsidR="00771F9E" w:rsidRPr="001957DE" w:rsidRDefault="005A716F" w:rsidP="00D846E7">
      <w:pPr>
        <w:pStyle w:val="2"/>
        <w:spacing w:after="240"/>
        <w:rPr>
          <w:rFonts w:cs="Times New Roman"/>
        </w:rPr>
      </w:pPr>
      <w:bookmarkStart w:id="421" w:name="_Toc104020923"/>
      <w:bookmarkStart w:id="422" w:name="系统框架"/>
      <w:bookmarkEnd w:id="418"/>
      <w:r w:rsidRPr="001957DE">
        <w:rPr>
          <w:rFonts w:cs="Times New Roman"/>
        </w:rPr>
        <w:t>系统框架</w:t>
      </w:r>
      <w:bookmarkStart w:id="423" w:name="OLE_LINK50"/>
      <w:bookmarkStart w:id="424" w:name="OLE_LINK51"/>
      <w:bookmarkEnd w:id="421"/>
    </w:p>
    <w:p w14:paraId="0637293F" w14:textId="7495550D" w:rsidR="00F272D6" w:rsidRPr="002A64AF" w:rsidDel="001957DE" w:rsidRDefault="00F272D6" w:rsidP="002A64AF">
      <w:pPr>
        <w:pStyle w:val="FirstParagraph"/>
        <w:spacing w:after="240"/>
        <w:ind w:firstLine="480"/>
        <w:rPr>
          <w:rPrChange w:id="425" w:author="ZHANG" w:date="2022-05-04T16:49:00Z">
            <w:rPr>
              <w:b/>
              <w:bCs/>
            </w:rPr>
          </w:rPrChange>
        </w:rPr>
      </w:pPr>
      <w:r w:rsidRPr="001957DE">
        <w:rPr>
          <w:noProof/>
        </w:rPr>
        <w:drawing>
          <wp:anchor distT="0" distB="0" distL="114300" distR="114300" simplePos="0" relativeHeight="251673088" behindDoc="0" locked="0" layoutInCell="1" allowOverlap="1" wp14:anchorId="3AC1D780" wp14:editId="091CF161">
            <wp:simplePos x="0" y="0"/>
            <wp:positionH relativeFrom="margin">
              <wp:posOffset>-62230</wp:posOffset>
            </wp:positionH>
            <wp:positionV relativeFrom="margin">
              <wp:posOffset>1263650</wp:posOffset>
            </wp:positionV>
            <wp:extent cx="5969000" cy="3510915"/>
            <wp:effectExtent l="0" t="0" r="0" b="0"/>
            <wp:wrapTopAndBottom/>
            <wp:docPr id="3" name="Picture" descr="未命名文件 (1)"/>
            <wp:cNvGraphicFramePr/>
            <a:graphic xmlns:a="http://schemas.openxmlformats.org/drawingml/2006/main">
              <a:graphicData uri="http://schemas.openxmlformats.org/drawingml/2006/picture">
                <pic:pic xmlns:pic="http://schemas.openxmlformats.org/drawingml/2006/picture">
                  <pic:nvPicPr>
                    <pic:cNvPr id="0" name="Picture" descr="./未命名文件%20(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5" b="13492"/>
                    <a:stretch/>
                  </pic:blipFill>
                  <pic:spPr bwMode="auto">
                    <a:xfrm>
                      <a:off x="0" y="0"/>
                      <a:ext cx="5969000" cy="3510915"/>
                    </a:xfrm>
                    <a:prstGeom prst="rect">
                      <a:avLst/>
                    </a:prstGeom>
                    <a:noFill/>
                    <a:ln>
                      <a:noFill/>
                    </a:ln>
                    <a:extLst>
                      <a:ext uri="{53640926-AAD7-44D8-BBD7-CCE9431645EC}">
                        <a14:shadowObscured xmlns:a14="http://schemas.microsoft.com/office/drawing/2010/main"/>
                      </a:ext>
                    </a:extLst>
                  </pic:spPr>
                </pic:pic>
              </a:graphicData>
            </a:graphic>
          </wp:anchor>
        </w:drawing>
      </w:r>
      <w:r w:rsidR="000254F7" w:rsidRPr="001957DE">
        <w:t>lac</w:t>
      </w:r>
      <w:r w:rsidR="005A716F" w:rsidRPr="001957DE">
        <w:t>解释器的总体结构</w:t>
      </w:r>
      <w:bookmarkEnd w:id="423"/>
      <w:bookmarkEnd w:id="424"/>
      <w:r w:rsidR="005A716F" w:rsidRPr="001957DE">
        <w:t>如</w:t>
      </w:r>
      <w:r w:rsidR="00EB5304" w:rsidRPr="001957DE">
        <w:t>图</w:t>
      </w:r>
      <w:r w:rsidR="00EB5304" w:rsidRPr="001957DE">
        <w:t>3</w:t>
      </w:r>
      <w:r w:rsidR="005A716F" w:rsidRPr="001957DE">
        <w:t>所示，整个解释器以</w:t>
      </w:r>
      <w:r w:rsidR="005A716F" w:rsidRPr="001957DE">
        <w:t xml:space="preserve">main </w:t>
      </w:r>
      <w:r w:rsidR="005A716F" w:rsidRPr="001957DE">
        <w:t>函数为程序起点，检查输入的命令行参数后进入相应的工作模式，调用其它模块完成演算任务。</w:t>
      </w:r>
      <w:bookmarkStart w:id="426" w:name="OLE_LINK62"/>
      <w:bookmarkStart w:id="427" w:name="OLE_LINK63"/>
      <w:moveFromRangeStart w:id="428" w:author="ZHANG" w:date="2022-05-04T16:48:00Z" w:name="move102575338"/>
      <w:moveFrom w:id="429" w:author="ZHANG" w:date="2022-05-04T16:48:00Z">
        <w:r w:rsidRPr="002A64AF" w:rsidDel="001957DE">
          <w:rPr>
            <w:rFonts w:cs="Times New Roman" w:hint="eastAsia"/>
            <w:b/>
            <w:bCs/>
          </w:rPr>
          <w:t>图</w:t>
        </w:r>
        <w:r w:rsidRPr="002A64AF" w:rsidDel="001957DE">
          <w:rPr>
            <w:rFonts w:cs="Times New Roman"/>
            <w:b/>
            <w:bCs/>
          </w:rPr>
          <w:t xml:space="preserve">3 </w:t>
        </w:r>
        <w:r w:rsidRPr="002A64AF" w:rsidDel="001957DE">
          <w:rPr>
            <w:rFonts w:cs="Times New Roman"/>
          </w:rPr>
          <w:t>lac</w:t>
        </w:r>
        <w:r w:rsidRPr="002A64AF" w:rsidDel="001957DE">
          <w:rPr>
            <w:rFonts w:cs="Times New Roman"/>
          </w:rPr>
          <w:t>解释器的总体结构</w:t>
        </w:r>
      </w:moveFrom>
    </w:p>
    <w:bookmarkEnd w:id="426"/>
    <w:bookmarkEnd w:id="427"/>
    <w:moveFromRangeEnd w:id="428"/>
    <w:p w14:paraId="0D360BC3" w14:textId="4C6728E3" w:rsidR="00F272D6" w:rsidRPr="001957DE" w:rsidDel="001957DE" w:rsidRDefault="00F272D6" w:rsidP="00B77F41">
      <w:pPr>
        <w:pStyle w:val="aff"/>
        <w:ind w:left="240" w:right="240"/>
        <w:rPr>
          <w:del w:id="430" w:author="ZHANG" w:date="2022-05-04T16:48:00Z"/>
        </w:rPr>
      </w:pPr>
    </w:p>
    <w:p w14:paraId="6D6E0251" w14:textId="77777777" w:rsidR="001957DE" w:rsidRPr="00B77F41" w:rsidRDefault="001957DE" w:rsidP="00B77F41">
      <w:pPr>
        <w:pStyle w:val="aff"/>
        <w:rPr>
          <w:b/>
        </w:rPr>
      </w:pPr>
      <w:bookmarkStart w:id="431" w:name="OLE_LINK27"/>
      <w:bookmarkStart w:id="432" w:name="OLE_LINK54"/>
      <w:moveToRangeStart w:id="433" w:author="ZHANG" w:date="2022-05-04T16:48:00Z" w:name="move102575338"/>
      <w:moveTo w:id="434" w:author="ZHANG" w:date="2022-05-04T16:48:00Z">
        <w:r w:rsidRPr="00B77F41">
          <w:rPr>
            <w:rFonts w:hint="eastAsia"/>
            <w:b/>
          </w:rPr>
          <w:t>图</w:t>
        </w:r>
        <w:r w:rsidRPr="00B77F41">
          <w:rPr>
            <w:b/>
          </w:rPr>
          <w:t xml:space="preserve">3 </w:t>
        </w:r>
        <w:r w:rsidRPr="00B77F41">
          <w:t>lac解释器的总体结构</w:t>
        </w:r>
      </w:moveTo>
    </w:p>
    <w:bookmarkEnd w:id="431"/>
    <w:bookmarkEnd w:id="432"/>
    <w:moveToRangeEnd w:id="433"/>
    <w:p w14:paraId="305BCC65" w14:textId="5F655B11" w:rsidR="00EB5304" w:rsidRPr="001957DE" w:rsidRDefault="00771F9E" w:rsidP="002A64AF">
      <w:pPr>
        <w:pStyle w:val="FirstParagraph"/>
        <w:spacing w:after="240"/>
        <w:ind w:firstLine="480"/>
      </w:pPr>
      <w:r w:rsidRPr="001957DE">
        <w:t>整个系统的运行流程可以抽象为不断从环境中提取符号定义交由演算器执行函数的</w:t>
      </w:r>
      <w:r w:rsidR="005A10D8" w:rsidRPr="001957DE">
        <w:t>过程</w:t>
      </w:r>
      <w:r w:rsidRPr="001957DE">
        <w:t>。</w:t>
      </w:r>
      <w:r w:rsidR="005A716F" w:rsidRPr="001957DE">
        <w:t>图中各模块功能简要介绍如下</w:t>
      </w:r>
      <w:r w:rsidR="005A716F" w:rsidRPr="001957DE">
        <w:t xml:space="preserve"> :</w:t>
      </w:r>
    </w:p>
    <w:p w14:paraId="4CBD18FB" w14:textId="05679DA2" w:rsidR="00EB5304" w:rsidRPr="001957DE" w:rsidRDefault="00EB5304" w:rsidP="002A64AF">
      <w:pPr>
        <w:pStyle w:val="FirstParagraph"/>
        <w:spacing w:after="240"/>
        <w:ind w:firstLine="480"/>
      </w:pPr>
    </w:p>
    <w:p w14:paraId="0D742A4E" w14:textId="337D589F" w:rsidR="00930EE2" w:rsidRPr="001957DE" w:rsidRDefault="005A716F">
      <w:pPr>
        <w:pStyle w:val="FirstParagraph"/>
        <w:numPr>
          <w:ilvl w:val="0"/>
          <w:numId w:val="45"/>
        </w:numPr>
        <w:spacing w:after="240"/>
        <w:ind w:firstLineChars="0"/>
        <w:pPrChange w:id="435" w:author="Gao chengzhi" w:date="2022-05-04T20:03:00Z">
          <w:pPr>
            <w:pStyle w:val="FirstParagraph"/>
            <w:numPr>
              <w:numId w:val="33"/>
            </w:numPr>
            <w:spacing w:after="240"/>
            <w:ind w:left="851" w:firstLineChars="0" w:hanging="371"/>
          </w:pPr>
        </w:pPrChange>
      </w:pPr>
      <w:r w:rsidRPr="001957DE">
        <w:t>环境</w:t>
      </w:r>
      <w:r w:rsidR="00122753">
        <w:rPr>
          <w:rFonts w:hint="eastAsia"/>
        </w:rPr>
        <w:t>管理</w:t>
      </w:r>
      <w:r w:rsidRPr="001957DE">
        <w:t>模块（</w:t>
      </w:r>
      <w:r w:rsidRPr="001957DE">
        <w:t>environment</w:t>
      </w:r>
      <w:r w:rsidRPr="001957DE">
        <w:t>）：创建和初始化环境容器，添加符号和函数。</w:t>
      </w:r>
    </w:p>
    <w:p w14:paraId="3C87B300" w14:textId="06B47178" w:rsidR="00930EE2" w:rsidRPr="001957DE" w:rsidRDefault="005A716F">
      <w:pPr>
        <w:pStyle w:val="FirstParagraph"/>
        <w:numPr>
          <w:ilvl w:val="0"/>
          <w:numId w:val="45"/>
        </w:numPr>
        <w:spacing w:after="240"/>
        <w:ind w:firstLineChars="0"/>
        <w:pPrChange w:id="436" w:author="Gao chengzhi" w:date="2022-05-04T20:03:00Z">
          <w:pPr>
            <w:pStyle w:val="FirstParagraph"/>
            <w:numPr>
              <w:numId w:val="33"/>
            </w:numPr>
            <w:spacing w:after="240"/>
            <w:ind w:left="851" w:firstLineChars="0" w:hanging="371"/>
          </w:pPr>
        </w:pPrChange>
      </w:pPr>
      <w:r w:rsidRPr="001957DE">
        <w:t>内置函数模块（</w:t>
      </w:r>
      <w:r w:rsidRPr="001957DE">
        <w:t>builtin</w:t>
      </w:r>
      <w:r w:rsidRPr="001957DE">
        <w:t>）：系统保留字和预置函数的开发接口，方便未来功能拓展和二次开发。</w:t>
      </w:r>
    </w:p>
    <w:p w14:paraId="3CEAD779" w14:textId="15CE948D" w:rsidR="00930EE2" w:rsidRPr="001957DE" w:rsidRDefault="005A716F">
      <w:pPr>
        <w:pStyle w:val="FirstParagraph"/>
        <w:numPr>
          <w:ilvl w:val="0"/>
          <w:numId w:val="45"/>
        </w:numPr>
        <w:spacing w:after="240"/>
        <w:ind w:firstLineChars="0"/>
        <w:pPrChange w:id="437" w:author="Gao chengzhi" w:date="2022-05-04T20:03:00Z">
          <w:pPr>
            <w:pStyle w:val="FirstParagraph"/>
            <w:numPr>
              <w:numId w:val="33"/>
            </w:numPr>
            <w:spacing w:after="240"/>
            <w:ind w:left="851" w:firstLineChars="0" w:hanging="371"/>
          </w:pPr>
        </w:pPrChange>
      </w:pPr>
      <w:r w:rsidRPr="001957DE">
        <w:t>容器操作模块（</w:t>
      </w:r>
      <w:r w:rsidRPr="001957DE">
        <w:t>lobj</w:t>
      </w:r>
      <w:r w:rsidRPr="001957DE">
        <w:t>）：对</w:t>
      </w:r>
      <w:r w:rsidRPr="001957DE">
        <w:t xml:space="preserve">Lachesis </w:t>
      </w:r>
      <w:r w:rsidRPr="001957DE">
        <w:t>对象的一系列初始化、转换、读取、求值、函数调用。</w:t>
      </w:r>
    </w:p>
    <w:p w14:paraId="185919F2" w14:textId="116E3EFC" w:rsidR="00930EE2" w:rsidRPr="001957DE" w:rsidRDefault="005A716F">
      <w:pPr>
        <w:pStyle w:val="FirstParagraph"/>
        <w:numPr>
          <w:ilvl w:val="0"/>
          <w:numId w:val="45"/>
        </w:numPr>
        <w:spacing w:after="240"/>
        <w:ind w:firstLineChars="0"/>
        <w:pPrChange w:id="438" w:author="Gao chengzhi" w:date="2022-05-04T20:03:00Z">
          <w:pPr>
            <w:pStyle w:val="FirstParagraph"/>
            <w:numPr>
              <w:numId w:val="33"/>
            </w:numPr>
            <w:spacing w:after="240"/>
            <w:ind w:left="851" w:firstLineChars="0" w:hanging="371"/>
          </w:pPr>
        </w:pPrChange>
      </w:pPr>
      <w:r w:rsidRPr="001957DE">
        <w:t>语法解析器和词法分析器模块（</w:t>
      </w:r>
      <w:r w:rsidRPr="001957DE">
        <w:t>mpc</w:t>
      </w:r>
      <w:r w:rsidRPr="001957DE">
        <w:t>）：捕获</w:t>
      </w:r>
      <w:r w:rsidR="003B5DCF" w:rsidRPr="001957DE">
        <w:t>输入字符流</w:t>
      </w:r>
      <w:r w:rsidRPr="001957DE">
        <w:t>和</w:t>
      </w:r>
      <w:r w:rsidR="003B5DCF" w:rsidRPr="001957DE">
        <w:t>建立</w:t>
      </w:r>
      <w:r w:rsidRPr="001957DE">
        <w:t>抽象语法树。</w:t>
      </w:r>
    </w:p>
    <w:p w14:paraId="2D451C5A" w14:textId="481C49ED" w:rsidR="00930EE2" w:rsidRPr="001957DE" w:rsidRDefault="005A716F">
      <w:pPr>
        <w:pStyle w:val="FirstParagraph"/>
        <w:numPr>
          <w:ilvl w:val="0"/>
          <w:numId w:val="45"/>
        </w:numPr>
        <w:spacing w:after="240"/>
        <w:ind w:firstLineChars="0"/>
        <w:pPrChange w:id="439" w:author="Gao chengzhi" w:date="2022-05-04T20:03:00Z">
          <w:pPr>
            <w:pStyle w:val="FirstParagraph"/>
            <w:numPr>
              <w:numId w:val="33"/>
            </w:numPr>
            <w:spacing w:after="240"/>
            <w:ind w:left="851" w:firstLineChars="0" w:hanging="371"/>
          </w:pPr>
        </w:pPrChange>
      </w:pPr>
      <w:r w:rsidRPr="001957DE">
        <w:t>调试模块（</w:t>
      </w:r>
      <w:r w:rsidRPr="001957DE">
        <w:t>debug</w:t>
      </w:r>
      <w:r w:rsidRPr="001957DE">
        <w:t>）：打印动态调试信息和用于处理语义异常的函数包。</w:t>
      </w:r>
    </w:p>
    <w:p w14:paraId="4F5D6E74" w14:textId="795F5A26" w:rsidR="00930EE2" w:rsidRPr="001957DE" w:rsidRDefault="005A716F">
      <w:pPr>
        <w:pStyle w:val="FirstParagraph"/>
        <w:numPr>
          <w:ilvl w:val="0"/>
          <w:numId w:val="45"/>
        </w:numPr>
        <w:spacing w:after="240"/>
        <w:ind w:firstLineChars="0"/>
        <w:pPrChange w:id="440" w:author="Gao chengzhi" w:date="2022-05-04T20:03:00Z">
          <w:pPr>
            <w:pStyle w:val="FirstParagraph"/>
            <w:numPr>
              <w:numId w:val="33"/>
            </w:numPr>
            <w:spacing w:after="240"/>
            <w:ind w:left="851" w:firstLineChars="0" w:hanging="371"/>
          </w:pPr>
        </w:pPrChange>
      </w:pPr>
      <w:r w:rsidRPr="001957DE">
        <w:t>命令行交互模块（</w:t>
      </w:r>
      <w:r w:rsidRPr="001957DE">
        <w:t>headline</w:t>
      </w:r>
      <w:r w:rsidRPr="001957DE">
        <w:t>）：检查输入参数、导入标准库和帮助系统。</w:t>
      </w:r>
    </w:p>
    <w:p w14:paraId="4E63361A" w14:textId="6B56ACD8" w:rsidR="00930EE2" w:rsidRPr="001957DE" w:rsidRDefault="005A716F">
      <w:pPr>
        <w:pStyle w:val="FirstParagraph"/>
        <w:numPr>
          <w:ilvl w:val="0"/>
          <w:numId w:val="45"/>
        </w:numPr>
        <w:spacing w:after="240"/>
        <w:ind w:firstLineChars="0"/>
        <w:pPrChange w:id="441" w:author="Gao chengzhi" w:date="2022-05-04T20:03:00Z">
          <w:pPr>
            <w:pStyle w:val="FirstParagraph"/>
            <w:numPr>
              <w:numId w:val="33"/>
            </w:numPr>
            <w:spacing w:after="240"/>
            <w:ind w:left="851" w:firstLineChars="0" w:hanging="371"/>
          </w:pPr>
        </w:pPrChange>
      </w:pPr>
      <w:r w:rsidRPr="001957DE">
        <w:t>标准库（</w:t>
      </w:r>
      <w:r w:rsidRPr="001957DE">
        <w:t>stdlib</w:t>
      </w:r>
      <w:r w:rsidRPr="001957DE">
        <w:t>）：用</w:t>
      </w:r>
      <w:r w:rsidRPr="001957DE">
        <w:t xml:space="preserve">Lachesis </w:t>
      </w:r>
      <w:r w:rsidRPr="001957DE">
        <w:t>语言自身定义的一些实用函数。</w:t>
      </w:r>
    </w:p>
    <w:p w14:paraId="717B9704" w14:textId="77777777" w:rsidR="00ED29BA" w:rsidRDefault="005A716F" w:rsidP="00041DA4">
      <w:pPr>
        <w:pStyle w:val="FirstParagraph"/>
        <w:numPr>
          <w:ilvl w:val="0"/>
          <w:numId w:val="45"/>
        </w:numPr>
        <w:spacing w:after="240"/>
        <w:ind w:firstLineChars="0"/>
      </w:pPr>
      <w:r w:rsidRPr="001957DE">
        <w:t>日志文件（</w:t>
      </w:r>
      <w:r w:rsidRPr="001957DE">
        <w:t>log</w:t>
      </w:r>
      <w:r w:rsidRPr="001957DE">
        <w:t>）：动态调试信息的默认输出区</w:t>
      </w:r>
      <w:bookmarkStart w:id="442" w:name="运行原理"/>
      <w:bookmarkEnd w:id="422"/>
    </w:p>
    <w:p w14:paraId="66952597" w14:textId="5DC9B539" w:rsidR="00041DA4" w:rsidRPr="00ED29BA" w:rsidRDefault="00ED29BA" w:rsidP="00ED29BA">
      <w:pPr>
        <w:spacing w:after="200"/>
        <w:rPr>
          <w:rFonts w:ascii="Times New Roman" w:eastAsiaTheme="minorEastAsia" w:hAnsi="Times New Roman" w:cstheme="minorBidi"/>
        </w:rPr>
      </w:pPr>
      <w:r>
        <w:br w:type="page"/>
      </w:r>
    </w:p>
    <w:p w14:paraId="086F88A9" w14:textId="123F6A75" w:rsidR="00F272D6" w:rsidRPr="001957DE" w:rsidDel="001957DE" w:rsidRDefault="00F272D6" w:rsidP="008B27CB">
      <w:pPr>
        <w:pStyle w:val="1"/>
        <w:rPr>
          <w:del w:id="443" w:author="ZHANG" w:date="2022-05-04T16:49:00Z"/>
        </w:rPr>
      </w:pPr>
      <w:bookmarkStart w:id="444" w:name="_Toc102767701"/>
      <w:bookmarkStart w:id="445" w:name="_Toc102767863"/>
      <w:bookmarkStart w:id="446" w:name="_Toc103002274"/>
      <w:bookmarkStart w:id="447" w:name="_Toc103002327"/>
      <w:bookmarkStart w:id="448" w:name="_Toc103004363"/>
      <w:bookmarkStart w:id="449" w:name="_Toc103004444"/>
      <w:bookmarkStart w:id="450" w:name="_Toc103772879"/>
      <w:bookmarkStart w:id="451" w:name="_Toc104020924"/>
      <w:bookmarkEnd w:id="444"/>
      <w:bookmarkEnd w:id="445"/>
      <w:bookmarkEnd w:id="446"/>
      <w:bookmarkEnd w:id="447"/>
      <w:bookmarkEnd w:id="448"/>
      <w:bookmarkEnd w:id="449"/>
      <w:bookmarkEnd w:id="450"/>
      <w:bookmarkEnd w:id="451"/>
    </w:p>
    <w:p w14:paraId="39DA5EEA" w14:textId="4D460487" w:rsidR="00930EE2" w:rsidRPr="001957DE" w:rsidRDefault="005A716F" w:rsidP="008B27CB">
      <w:pPr>
        <w:pStyle w:val="1"/>
      </w:pPr>
      <w:bookmarkStart w:id="452" w:name="_Toc104020925"/>
      <w:bookmarkEnd w:id="415"/>
      <w:bookmarkEnd w:id="442"/>
      <w:r w:rsidRPr="001957DE">
        <w:t>解释器实现细节</w:t>
      </w:r>
      <w:bookmarkEnd w:id="452"/>
    </w:p>
    <w:p w14:paraId="0977FC11" w14:textId="4FCB1AF4" w:rsidR="00930EE2" w:rsidRPr="001957DE" w:rsidRDefault="005A716F" w:rsidP="00D846E7">
      <w:pPr>
        <w:pStyle w:val="2"/>
        <w:spacing w:after="240"/>
        <w:rPr>
          <w:rFonts w:cs="Times New Roman"/>
        </w:rPr>
      </w:pPr>
      <w:bookmarkStart w:id="453" w:name="_Toc104020926"/>
      <w:r w:rsidRPr="001957DE">
        <w:rPr>
          <w:rFonts w:cs="Times New Roman"/>
        </w:rPr>
        <w:t>开发环境</w:t>
      </w:r>
      <w:bookmarkEnd w:id="453"/>
    </w:p>
    <w:p w14:paraId="3CE5A4D9" w14:textId="6EEBAABF" w:rsidR="00930EE2" w:rsidRPr="001957DE" w:rsidRDefault="005A716F" w:rsidP="00243E7C">
      <w:pPr>
        <w:pStyle w:val="FirstParagraph"/>
        <w:spacing w:after="240"/>
        <w:ind w:firstLine="480"/>
      </w:pPr>
      <w:r w:rsidRPr="001957DE">
        <w:t>本系统在一台</w:t>
      </w:r>
      <w:bookmarkStart w:id="454" w:name="OLE_LINK52"/>
      <w:bookmarkStart w:id="455" w:name="OLE_LINK53"/>
      <w:r w:rsidRPr="001957DE">
        <w:t xml:space="preserve">Darwin </w:t>
      </w:r>
      <w:r w:rsidRPr="001957DE">
        <w:t>内核</w:t>
      </w:r>
      <w:bookmarkEnd w:id="454"/>
      <w:bookmarkEnd w:id="455"/>
      <w:r w:rsidR="006F6890" w:rsidRPr="001957DE">
        <w:rPr>
          <w:rStyle w:val="ae"/>
          <w:rFonts w:cs="Times New Roman"/>
        </w:rPr>
        <w:footnoteReference w:id="8"/>
      </w:r>
      <w:r w:rsidRPr="001957DE">
        <w:t>的</w:t>
      </w:r>
      <w:r w:rsidRPr="001957DE">
        <w:t>MacBook Pro</w:t>
      </w:r>
      <w:r w:rsidRPr="001957DE">
        <w:t>上</w:t>
      </w:r>
      <w:r w:rsidR="00243E7C">
        <w:rPr>
          <w:rFonts w:hint="eastAsia"/>
        </w:rPr>
        <w:t>使用</w:t>
      </w:r>
      <w:r w:rsidRPr="001957DE">
        <w:t xml:space="preserve">C </w:t>
      </w:r>
      <w:r w:rsidRPr="001957DE">
        <w:t>语言开发</w:t>
      </w:r>
      <w:r w:rsidR="00243E7C">
        <w:rPr>
          <w:rFonts w:hint="eastAsia"/>
        </w:rPr>
        <w:t>，</w:t>
      </w:r>
      <w:r w:rsidR="00B41616">
        <w:rPr>
          <w:rFonts w:hint="eastAsia"/>
        </w:rPr>
        <w:t>具体技术和配置介绍如下：</w:t>
      </w:r>
    </w:p>
    <w:p w14:paraId="50F1E45C" w14:textId="46C1F8ED" w:rsidR="00930EE2" w:rsidRDefault="00243E7C" w:rsidP="00737B10">
      <w:pPr>
        <w:pStyle w:val="3"/>
      </w:pPr>
      <w:bookmarkStart w:id="456" w:name="_Toc104020927"/>
      <w:bookmarkStart w:id="457" w:name="命令行软件"/>
      <w:r>
        <w:rPr>
          <w:noProof/>
        </w:rPr>
        <w:drawing>
          <wp:anchor distT="71755" distB="71755" distL="114300" distR="114300" simplePos="0" relativeHeight="251678208" behindDoc="0" locked="0" layoutInCell="1" allowOverlap="1" wp14:anchorId="60A75AFA" wp14:editId="422970F1">
            <wp:simplePos x="0" y="0"/>
            <wp:positionH relativeFrom="margin">
              <wp:align>center</wp:align>
            </wp:positionH>
            <wp:positionV relativeFrom="paragraph">
              <wp:posOffset>552450</wp:posOffset>
            </wp:positionV>
            <wp:extent cx="5267960" cy="32918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7960" cy="3291840"/>
                    </a:xfrm>
                    <a:prstGeom prst="rect">
                      <a:avLst/>
                    </a:prstGeom>
                  </pic:spPr>
                </pic:pic>
              </a:graphicData>
            </a:graphic>
            <wp14:sizeRelH relativeFrom="margin">
              <wp14:pctWidth>0</wp14:pctWidth>
            </wp14:sizeRelH>
            <wp14:sizeRelV relativeFrom="margin">
              <wp14:pctHeight>0</wp14:pctHeight>
            </wp14:sizeRelV>
          </wp:anchor>
        </w:drawing>
      </w:r>
      <w:r w:rsidR="005A716F" w:rsidRPr="00DA5AF2">
        <w:rPr>
          <w:rFonts w:hint="eastAsia"/>
        </w:rPr>
        <w:t>命令行软</w:t>
      </w:r>
      <w:r w:rsidR="005A716F" w:rsidRPr="00DA5AF2">
        <w:rPr>
          <w:rFonts w:hint="eastAsia"/>
          <w:lang w:eastAsia="zh-CN"/>
        </w:rPr>
        <w:t>件</w:t>
      </w:r>
      <w:bookmarkEnd w:id="456"/>
    </w:p>
    <w:p w14:paraId="172F58CB" w14:textId="51F49FEF" w:rsidR="00243E7C" w:rsidRPr="00243E7C" w:rsidRDefault="00243E7C" w:rsidP="00243E7C">
      <w:pPr>
        <w:pStyle w:val="aff"/>
        <w:ind w:firstLine="482"/>
        <w:rPr>
          <w:b/>
        </w:rPr>
      </w:pPr>
      <w:ins w:id="458" w:author="ZHANG" w:date="2022-05-04T16:48:00Z">
        <w:r w:rsidRPr="00247F2E">
          <w:rPr>
            <w:rFonts w:hint="eastAsia"/>
            <w:b/>
          </w:rPr>
          <w:t>图</w:t>
        </w:r>
      </w:ins>
      <w:r>
        <w:rPr>
          <w:b/>
        </w:rPr>
        <w:t xml:space="preserve">4 </w:t>
      </w:r>
      <w:ins w:id="459" w:author="ZHANG" w:date="2022-05-04T16:48:00Z">
        <w:r w:rsidRPr="00247F2E">
          <w:rPr>
            <w:b/>
          </w:rPr>
          <w:t xml:space="preserve"> </w:t>
        </w:r>
        <w:r w:rsidRPr="001957DE">
          <w:t>lac解释器</w:t>
        </w:r>
      </w:ins>
      <w:r>
        <w:rPr>
          <w:rFonts w:hint="eastAsia"/>
        </w:rPr>
        <w:t>系统开发的命令行界面</w:t>
      </w:r>
    </w:p>
    <w:p w14:paraId="6AD27ADB" w14:textId="033EB06E" w:rsidR="00930EE2" w:rsidRPr="001957DE" w:rsidRDefault="005A716F" w:rsidP="002A64AF">
      <w:pPr>
        <w:pStyle w:val="FirstParagraph"/>
        <w:numPr>
          <w:ilvl w:val="0"/>
          <w:numId w:val="34"/>
        </w:numPr>
        <w:spacing w:after="240"/>
        <w:ind w:firstLineChars="0"/>
      </w:pPr>
      <w:r w:rsidRPr="001957DE">
        <w:t>vim</w:t>
      </w:r>
      <w:r w:rsidRPr="001957DE">
        <w:t>：终端文本编辑器，本系统主要</w:t>
      </w:r>
      <w:r w:rsidR="00B41616">
        <w:rPr>
          <w:rFonts w:hint="eastAsia"/>
        </w:rPr>
        <w:t>使用</w:t>
      </w:r>
      <w:r w:rsidRPr="001957DE">
        <w:t xml:space="preserve">vim </w:t>
      </w:r>
      <w:r w:rsidRPr="001957DE">
        <w:t>开发完成</w:t>
      </w:r>
      <w:r w:rsidR="00B41616">
        <w:rPr>
          <w:rFonts w:hint="eastAsia"/>
        </w:rPr>
        <w:t>，</w:t>
      </w:r>
      <w:r w:rsidR="00B41616">
        <w:rPr>
          <w:rFonts w:hint="eastAsia"/>
        </w:rPr>
        <w:t>c</w:t>
      </w:r>
      <w:r w:rsidR="00B41616">
        <w:t>oc.</w:t>
      </w:r>
      <w:r w:rsidR="00B41616">
        <w:rPr>
          <w:rFonts w:hint="eastAsia"/>
        </w:rPr>
        <w:t>neovim</w:t>
      </w:r>
      <w:r w:rsidR="00B41616">
        <w:t xml:space="preserve"> </w:t>
      </w:r>
      <w:r w:rsidR="00B41616">
        <w:rPr>
          <w:rFonts w:hint="eastAsia"/>
        </w:rPr>
        <w:t>作为</w:t>
      </w:r>
      <w:bookmarkStart w:id="460" w:name="OLE_LINK216"/>
      <w:bookmarkStart w:id="461" w:name="OLE_LINK217"/>
      <w:r w:rsidR="00B41616">
        <w:rPr>
          <w:rFonts w:hint="eastAsia"/>
        </w:rPr>
        <w:t>LSP</w:t>
      </w:r>
      <w:bookmarkEnd w:id="460"/>
      <w:bookmarkEnd w:id="461"/>
      <w:r w:rsidR="00B41616">
        <w:rPr>
          <w:rStyle w:val="ae"/>
        </w:rPr>
        <w:footnoteReference w:id="9"/>
      </w:r>
      <w:r w:rsidR="00B41616">
        <w:rPr>
          <w:rFonts w:hint="eastAsia"/>
        </w:rPr>
        <w:t>，</w:t>
      </w:r>
      <w:bookmarkStart w:id="462" w:name="OLE_LINK218"/>
      <w:bookmarkStart w:id="463" w:name="OLE_LINK219"/>
      <w:r w:rsidR="00B41616">
        <w:rPr>
          <w:rFonts w:hint="eastAsia"/>
        </w:rPr>
        <w:t>LeaderF</w:t>
      </w:r>
      <w:bookmarkEnd w:id="462"/>
      <w:bookmarkEnd w:id="463"/>
      <w:r w:rsidR="00B41616">
        <w:t xml:space="preserve"> </w:t>
      </w:r>
      <w:r w:rsidR="00B41616">
        <w:rPr>
          <w:rFonts w:hint="eastAsia"/>
        </w:rPr>
        <w:t>作为</w:t>
      </w:r>
      <w:r w:rsidR="004C75B8" w:rsidRPr="004C75B8">
        <w:rPr>
          <w:rFonts w:hint="eastAsia"/>
        </w:rPr>
        <w:t>模糊查找器</w:t>
      </w:r>
      <w:r w:rsidR="004C75B8">
        <w:rPr>
          <w:rFonts w:hint="eastAsia"/>
        </w:rPr>
        <w:t>.</w:t>
      </w:r>
    </w:p>
    <w:p w14:paraId="27C010CE" w14:textId="3DE011EC" w:rsidR="00930EE2" w:rsidRPr="001957DE" w:rsidRDefault="005A716F" w:rsidP="002A64AF">
      <w:pPr>
        <w:pStyle w:val="FirstParagraph"/>
        <w:numPr>
          <w:ilvl w:val="0"/>
          <w:numId w:val="34"/>
        </w:numPr>
        <w:spacing w:after="240"/>
        <w:ind w:firstLineChars="0"/>
      </w:pPr>
      <w:r w:rsidRPr="001957DE">
        <w:t>git</w:t>
      </w:r>
      <w:r w:rsidRPr="001957DE">
        <w:t>：分布式版本控制系统，用于系统版本的备份、多路开发、回滚、同步。</w:t>
      </w:r>
    </w:p>
    <w:p w14:paraId="0E518262" w14:textId="77CDA1C9" w:rsidR="00930EE2" w:rsidRPr="001957DE" w:rsidRDefault="005A716F" w:rsidP="002A64AF">
      <w:pPr>
        <w:pStyle w:val="FirstParagraph"/>
        <w:numPr>
          <w:ilvl w:val="0"/>
          <w:numId w:val="34"/>
        </w:numPr>
        <w:spacing w:after="240"/>
        <w:ind w:firstLineChars="0"/>
      </w:pPr>
      <w:r w:rsidRPr="001957DE">
        <w:t>tmux</w:t>
      </w:r>
      <w:r w:rsidRPr="001957DE">
        <w:t>：一个终端多路复用器，用于终端窗口管理、保存状态、远程协作等。</w:t>
      </w:r>
    </w:p>
    <w:p w14:paraId="6803B161" w14:textId="5F269D1A" w:rsidR="00930EE2" w:rsidRPr="001957DE" w:rsidRDefault="005A716F" w:rsidP="002A64AF">
      <w:pPr>
        <w:pStyle w:val="FirstParagraph"/>
        <w:numPr>
          <w:ilvl w:val="0"/>
          <w:numId w:val="34"/>
        </w:numPr>
        <w:spacing w:after="240"/>
        <w:ind w:firstLineChars="0"/>
      </w:pPr>
      <w:r w:rsidRPr="001957DE">
        <w:t>ranger</w:t>
      </w:r>
      <w:r w:rsidRPr="001957DE">
        <w:t>：一个带有</w:t>
      </w:r>
      <w:r w:rsidRPr="001957DE">
        <w:t>vim</w:t>
      </w:r>
      <w:r w:rsidRPr="001957DE">
        <w:t>键绑定的终端文件管理器，它提供了一个极简的</w:t>
      </w:r>
      <w:r w:rsidRPr="001957DE">
        <w:t>TUI</w:t>
      </w:r>
      <w:r w:rsidRPr="001957DE">
        <w:t>界面，带有目录层次结构视图。</w:t>
      </w:r>
    </w:p>
    <w:p w14:paraId="70B8D6E3" w14:textId="49FD1F2D" w:rsidR="00930EE2" w:rsidRPr="001957DE" w:rsidRDefault="005A716F" w:rsidP="002A64AF">
      <w:pPr>
        <w:pStyle w:val="FirstParagraph"/>
        <w:numPr>
          <w:ilvl w:val="0"/>
          <w:numId w:val="34"/>
        </w:numPr>
        <w:spacing w:after="240"/>
        <w:ind w:firstLineChars="0"/>
      </w:pPr>
      <w:r w:rsidRPr="001957DE">
        <w:t>make</w:t>
      </w:r>
      <w:r w:rsidRPr="001957DE">
        <w:t>：编译工具，</w:t>
      </w:r>
      <w:r w:rsidR="00CB333A" w:rsidRPr="001957DE">
        <w:t>用于控制项目的构建过程。</w:t>
      </w:r>
    </w:p>
    <w:p w14:paraId="7E18BDF1" w14:textId="684FA7F3" w:rsidR="00930EE2" w:rsidRPr="001957DE" w:rsidRDefault="005A716F" w:rsidP="002A64AF">
      <w:pPr>
        <w:pStyle w:val="FirstParagraph"/>
        <w:numPr>
          <w:ilvl w:val="0"/>
          <w:numId w:val="34"/>
        </w:numPr>
        <w:spacing w:after="240"/>
        <w:ind w:firstLineChars="0"/>
      </w:pPr>
      <w:r w:rsidRPr="001957DE">
        <w:t>fzf</w:t>
      </w:r>
      <w:r w:rsidRPr="001957DE">
        <w:t>：按名检索的高速路径查找器，它所提供的的通用接口可以用作各种作用，在本系统开发中通常用其进行高速路径跳转和快速打开文件。</w:t>
      </w:r>
    </w:p>
    <w:p w14:paraId="1F44E803" w14:textId="1F8525F6" w:rsidR="004750D6" w:rsidRPr="001957DE" w:rsidRDefault="005A716F" w:rsidP="00243E7C">
      <w:pPr>
        <w:pStyle w:val="FirstParagraph"/>
        <w:numPr>
          <w:ilvl w:val="0"/>
          <w:numId w:val="34"/>
        </w:numPr>
        <w:spacing w:after="240"/>
        <w:ind w:firstLineChars="0"/>
      </w:pPr>
      <w:r w:rsidRPr="001957DE">
        <w:t>LLDB</w:t>
      </w:r>
      <w:r w:rsidRPr="001957DE">
        <w:t>：现代</w:t>
      </w:r>
      <w:r w:rsidR="00E43248" w:rsidRPr="001957DE">
        <w:t>UNIX</w:t>
      </w:r>
      <w:r w:rsidRPr="001957DE">
        <w:t>调试器，用于单步调试和检查内存错误。</w:t>
      </w:r>
    </w:p>
    <w:p w14:paraId="103E951A" w14:textId="48D94CE9" w:rsidR="00950367" w:rsidRPr="00DA5AF2" w:rsidRDefault="00950367" w:rsidP="00737B10">
      <w:pPr>
        <w:pStyle w:val="3"/>
      </w:pPr>
      <w:bookmarkStart w:id="464" w:name="_Toc104020928"/>
      <w:bookmarkStart w:id="465" w:name="路径"/>
      <w:bookmarkEnd w:id="457"/>
      <w:r w:rsidRPr="00DA5AF2">
        <w:rPr>
          <w:rFonts w:hint="eastAsia"/>
          <w:lang w:eastAsia="zh-CN"/>
        </w:rPr>
        <w:t>文件</w:t>
      </w:r>
      <w:r w:rsidRPr="00DA5AF2">
        <w:rPr>
          <w:rFonts w:hint="eastAsia"/>
        </w:rPr>
        <w:t>路径</w:t>
      </w:r>
      <w:bookmarkEnd w:id="464"/>
    </w:p>
    <w:p w14:paraId="4BEAC409" w14:textId="67CB2765" w:rsidR="00950367" w:rsidRPr="001957DE" w:rsidRDefault="00E90DB0" w:rsidP="002A64AF">
      <w:pPr>
        <w:pStyle w:val="FirstParagraph"/>
        <w:spacing w:after="240"/>
        <w:ind w:firstLine="480"/>
      </w:pPr>
      <w:r w:rsidRPr="006B72C0">
        <w:rPr>
          <w:noProof/>
        </w:rPr>
        <w:drawing>
          <wp:anchor distT="107950" distB="107950" distL="114300" distR="114300" simplePos="0" relativeHeight="251675136" behindDoc="0" locked="0" layoutInCell="0" allowOverlap="0" wp14:anchorId="26F65FBD" wp14:editId="6F57EA01">
            <wp:simplePos x="0" y="0"/>
            <wp:positionH relativeFrom="margin">
              <wp:align>center</wp:align>
            </wp:positionH>
            <wp:positionV relativeFrom="paragraph">
              <wp:posOffset>593090</wp:posOffset>
            </wp:positionV>
            <wp:extent cx="3891280" cy="173482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1280" cy="1734820"/>
                    </a:xfrm>
                    <a:prstGeom prst="rect">
                      <a:avLst/>
                    </a:prstGeom>
                  </pic:spPr>
                </pic:pic>
              </a:graphicData>
            </a:graphic>
            <wp14:sizeRelH relativeFrom="margin">
              <wp14:pctWidth>0</wp14:pctWidth>
            </wp14:sizeRelH>
            <wp14:sizeRelV relativeFrom="margin">
              <wp14:pctHeight>0</wp14:pctHeight>
            </wp14:sizeRelV>
          </wp:anchor>
        </w:drawing>
      </w:r>
      <w:r w:rsidR="00854DAD" w:rsidRPr="001957DE">
        <w:t>本项目的文件结构树</w:t>
      </w:r>
      <w:r w:rsidR="00B41616">
        <w:rPr>
          <w:rFonts w:hint="eastAsia"/>
        </w:rPr>
        <w:t>安排及其内容</w:t>
      </w:r>
      <w:r w:rsidR="00854DAD" w:rsidRPr="001957DE">
        <w:t>如下：</w:t>
      </w:r>
    </w:p>
    <w:p w14:paraId="053F3D1C" w14:textId="0E54AD42" w:rsidR="00B41616" w:rsidRPr="00B41616" w:rsidRDefault="005A716F" w:rsidP="00B41616">
      <w:pPr>
        <w:pStyle w:val="aff"/>
        <w:rPr>
          <w:rPrChange w:id="466" w:author="ZHANG" w:date="2022-05-04T16:49:00Z">
            <w:rPr>
              <w:b/>
              <w:bCs w:val="0"/>
            </w:rPr>
          </w:rPrChange>
        </w:rPr>
      </w:pPr>
      <w:bookmarkStart w:id="467" w:name="开发环境"/>
      <w:bookmarkStart w:id="468" w:name="makefile"/>
      <w:bookmarkStart w:id="469" w:name="解释器实现细节"/>
      <w:bookmarkEnd w:id="465"/>
      <w:r w:rsidRPr="001957DE">
        <w:rPr>
          <w:rFonts w:ascii="Times New Roman" w:hAnsi="Times New Roman" w:cs="Times New Roman"/>
        </w:rPr>
        <w:t>​</w:t>
      </w:r>
      <w:bookmarkStart w:id="470" w:name="OLE_LINK214"/>
      <w:bookmarkStart w:id="471" w:name="OLE_LINK215"/>
      <w:r w:rsidR="006B72C0" w:rsidRPr="006B72C0">
        <w:rPr>
          <w:noProof/>
        </w:rPr>
        <w:t xml:space="preserve"> </w:t>
      </w:r>
      <w:ins w:id="472" w:author="ZHANG" w:date="2022-05-04T16:48:00Z">
        <w:r w:rsidR="00E90DB0" w:rsidRPr="00247F2E">
          <w:rPr>
            <w:rFonts w:hint="eastAsia"/>
            <w:b/>
          </w:rPr>
          <w:t>图</w:t>
        </w:r>
      </w:ins>
      <w:r w:rsidR="00B41616">
        <w:rPr>
          <w:b/>
        </w:rPr>
        <w:t>5</w:t>
      </w:r>
      <w:r w:rsidR="00E90DB0">
        <w:rPr>
          <w:b/>
        </w:rPr>
        <w:t xml:space="preserve"> </w:t>
      </w:r>
      <w:ins w:id="473" w:author="ZHANG" w:date="2022-05-04T16:48:00Z">
        <w:r w:rsidR="00E90DB0" w:rsidRPr="00247F2E">
          <w:rPr>
            <w:b/>
          </w:rPr>
          <w:t xml:space="preserve"> </w:t>
        </w:r>
        <w:r w:rsidR="00E90DB0" w:rsidRPr="001957DE">
          <w:t>lac解释器</w:t>
        </w:r>
      </w:ins>
      <w:r w:rsidR="002A64AF">
        <w:rPr>
          <w:rFonts w:hint="eastAsia"/>
        </w:rPr>
        <w:t>系统开发的文件结构</w:t>
      </w:r>
    </w:p>
    <w:p w14:paraId="5185C9C3" w14:textId="324C15D4" w:rsidR="00B41616" w:rsidRDefault="00B41616" w:rsidP="00737B10">
      <w:pPr>
        <w:pStyle w:val="3"/>
      </w:pPr>
      <w:bookmarkStart w:id="474" w:name="_Toc104020929"/>
      <w:bookmarkEnd w:id="470"/>
      <w:bookmarkEnd w:id="471"/>
      <w:r>
        <w:rPr>
          <w:rFonts w:hint="eastAsia"/>
        </w:rPr>
        <w:t>自动编译脚本</w:t>
      </w:r>
      <w:bookmarkEnd w:id="474"/>
    </w:p>
    <w:p w14:paraId="2BEE2E40" w14:textId="019C9465" w:rsidR="004C75B8" w:rsidRDefault="004C75B8" w:rsidP="004C75B8">
      <w:pPr>
        <w:pStyle w:val="a0"/>
        <w:ind w:firstLine="480"/>
        <w:rPr>
          <w:lang w:eastAsia="zh-CN"/>
        </w:rPr>
      </w:pPr>
      <w:r>
        <w:rPr>
          <w:rFonts w:hint="eastAsia"/>
          <w:lang w:eastAsia="zh-CN"/>
        </w:rPr>
        <w:t>综合考虑</w:t>
      </w:r>
      <w:r>
        <w:rPr>
          <w:rFonts w:hint="eastAsia"/>
          <w:lang w:eastAsia="zh-CN"/>
        </w:rPr>
        <w:t>lac</w:t>
      </w:r>
      <w:r>
        <w:rPr>
          <w:lang w:eastAsia="zh-CN"/>
        </w:rPr>
        <w:t xml:space="preserve"> </w:t>
      </w:r>
      <w:r>
        <w:rPr>
          <w:rFonts w:hint="eastAsia"/>
          <w:lang w:eastAsia="zh-CN"/>
        </w:rPr>
        <w:t>解释器项目的实际需求和规模，本文使用了一个微型的</w:t>
      </w:r>
      <w:r>
        <w:rPr>
          <w:rFonts w:hint="eastAsia"/>
          <w:lang w:eastAsia="zh-CN"/>
        </w:rPr>
        <w:t>Makefile</w:t>
      </w:r>
      <w:r>
        <w:rPr>
          <w:lang w:eastAsia="zh-CN"/>
        </w:rPr>
        <w:t xml:space="preserve"> </w:t>
      </w:r>
      <w:r>
        <w:rPr>
          <w:rFonts w:hint="eastAsia"/>
          <w:lang w:eastAsia="zh-CN"/>
        </w:rPr>
        <w:t>来控制编译过程，一些关键代码解释如下</w:t>
      </w:r>
      <w:r w:rsidR="000B64BD">
        <w:rPr>
          <w:rFonts w:hint="eastAsia"/>
          <w:lang w:eastAsia="zh-CN"/>
        </w:rPr>
        <w:t>。</w:t>
      </w:r>
    </w:p>
    <w:p w14:paraId="75E7F24E" w14:textId="324533AD" w:rsidR="004C75B8" w:rsidRDefault="004C75B8" w:rsidP="004C75B8">
      <w:pPr>
        <w:pStyle w:val="FirstParagraph"/>
        <w:spacing w:after="240"/>
        <w:ind w:firstLine="480"/>
      </w:pPr>
      <w:r>
        <w:rPr>
          <w:rFonts w:hint="eastAsia"/>
        </w:rPr>
        <w:t>首先是定义了一些通过终端工具自动推导的别名</w:t>
      </w:r>
      <w:r w:rsidR="000B64BD">
        <w:rPr>
          <w:rFonts w:hint="eastAsia"/>
        </w:rPr>
        <w:t>：</w:t>
      </w:r>
    </w:p>
    <w:p w14:paraId="71F4E6DA" w14:textId="77777777" w:rsidR="000B64BD" w:rsidRDefault="000B64BD" w:rsidP="000B64BD">
      <w:pPr>
        <w:pStyle w:val="a9"/>
        <w:rPr>
          <w:lang w:eastAsia="zh-CN"/>
        </w:rPr>
      </w:pPr>
      <w:r>
        <w:rPr>
          <w:lang w:eastAsia="zh-CN"/>
        </w:rPr>
        <w:t>cc = clang</w:t>
      </w:r>
    </w:p>
    <w:p w14:paraId="5B491B33" w14:textId="77777777" w:rsidR="000B64BD" w:rsidRDefault="000B64BD" w:rsidP="000B64BD">
      <w:pPr>
        <w:pStyle w:val="a9"/>
        <w:rPr>
          <w:lang w:eastAsia="zh-CN"/>
        </w:rPr>
      </w:pPr>
      <w:r>
        <w:rPr>
          <w:lang w:eastAsia="zh-CN"/>
        </w:rPr>
        <w:t>target =i lac</w:t>
      </w:r>
    </w:p>
    <w:p w14:paraId="1EA563D9" w14:textId="77777777" w:rsidR="000B64BD" w:rsidRDefault="000B64BD" w:rsidP="000B64BD">
      <w:pPr>
        <w:pStyle w:val="a9"/>
        <w:rPr>
          <w:lang w:eastAsia="zh-CN"/>
        </w:rPr>
      </w:pPr>
      <w:r>
        <w:rPr>
          <w:lang w:eastAsia="zh-CN"/>
        </w:rPr>
        <w:t>SRCDIR := src</w:t>
      </w:r>
    </w:p>
    <w:p w14:paraId="1F9213D0" w14:textId="77777777" w:rsidR="000B64BD" w:rsidRDefault="000B64BD" w:rsidP="000B64BD">
      <w:pPr>
        <w:pStyle w:val="a9"/>
        <w:rPr>
          <w:lang w:eastAsia="zh-CN"/>
        </w:rPr>
      </w:pPr>
      <w:r>
        <w:rPr>
          <w:lang w:eastAsia="zh-CN"/>
        </w:rPr>
        <w:t xml:space="preserve">TESTDIR := test </w:t>
      </w:r>
    </w:p>
    <w:p w14:paraId="0CB8A3A2" w14:textId="1F1263F9" w:rsidR="004C75B8" w:rsidRDefault="004C75B8" w:rsidP="000B64BD">
      <w:pPr>
        <w:pStyle w:val="a9"/>
        <w:rPr>
          <w:lang w:eastAsia="zh-CN"/>
        </w:rPr>
      </w:pPr>
      <w:r>
        <w:rPr>
          <w:lang w:eastAsia="zh-CN"/>
        </w:rPr>
        <w:t>deps = $(shell find  ./src -name "*.h")</w:t>
      </w:r>
    </w:p>
    <w:p w14:paraId="226A2C89" w14:textId="77777777" w:rsidR="004C75B8" w:rsidRDefault="004C75B8" w:rsidP="004C75B8">
      <w:pPr>
        <w:pStyle w:val="a9"/>
        <w:rPr>
          <w:lang w:eastAsia="zh-CN"/>
        </w:rPr>
      </w:pPr>
      <w:r>
        <w:rPr>
          <w:lang w:eastAsia="zh-CN"/>
        </w:rPr>
        <w:t>src = $(shell find  ./lib -name "*.c"&amp;&amp; find ./src -name "*.c")</w:t>
      </w:r>
    </w:p>
    <w:p w14:paraId="5E3B3D76" w14:textId="77777777" w:rsidR="004C75B8" w:rsidRDefault="004C75B8" w:rsidP="004C75B8">
      <w:pPr>
        <w:pStyle w:val="a9"/>
        <w:rPr>
          <w:lang w:eastAsia="zh-CN"/>
        </w:rPr>
      </w:pPr>
      <w:r>
        <w:rPr>
          <w:lang w:eastAsia="zh-CN"/>
        </w:rPr>
        <w:t>testfile = $(shell find  ./test -name "*.lac")</w:t>
      </w:r>
    </w:p>
    <w:p w14:paraId="21B1D2D4" w14:textId="77777777" w:rsidR="004C75B8" w:rsidRDefault="004C75B8" w:rsidP="004C75B8">
      <w:pPr>
        <w:pStyle w:val="a9"/>
        <w:rPr>
          <w:lang w:eastAsia="zh-CN"/>
        </w:rPr>
      </w:pPr>
      <w:r>
        <w:rPr>
          <w:lang w:eastAsia="zh-CN"/>
        </w:rPr>
        <w:t>obj = $(src:%.c=%.o)</w:t>
      </w:r>
    </w:p>
    <w:p w14:paraId="5D7A4FAE" w14:textId="68F97F14" w:rsidR="004C75B8" w:rsidRDefault="000B64BD" w:rsidP="004C75B8">
      <w:pPr>
        <w:pStyle w:val="FirstParagraph"/>
        <w:spacing w:after="240"/>
        <w:ind w:firstLine="480"/>
      </w:pPr>
      <w:r>
        <w:rPr>
          <w:rFonts w:hint="eastAsia"/>
        </w:rPr>
        <w:t>然后用这些别名编写可拓展的编译指令：</w:t>
      </w:r>
    </w:p>
    <w:p w14:paraId="7F2988A8" w14:textId="77777777" w:rsidR="004C75B8" w:rsidRDefault="004C75B8" w:rsidP="004C75B8">
      <w:pPr>
        <w:pStyle w:val="a9"/>
        <w:rPr>
          <w:lang w:eastAsia="zh-CN"/>
        </w:rPr>
      </w:pPr>
      <w:r>
        <w:rPr>
          <w:lang w:eastAsia="zh-CN"/>
        </w:rPr>
        <w:t>debug:</w:t>
      </w:r>
    </w:p>
    <w:p w14:paraId="776C95C1" w14:textId="77777777" w:rsidR="004C75B8" w:rsidRDefault="004C75B8" w:rsidP="004C75B8">
      <w:pPr>
        <w:pStyle w:val="a9"/>
        <w:rPr>
          <w:lang w:eastAsia="zh-CN"/>
        </w:rPr>
      </w:pPr>
      <w:r>
        <w:rPr>
          <w:lang w:eastAsia="zh-CN"/>
        </w:rPr>
        <w:tab/>
        <w:t>#-g means gdb</w:t>
      </w:r>
    </w:p>
    <w:p w14:paraId="1BBA0FB7" w14:textId="77777777" w:rsidR="004C75B8" w:rsidRDefault="004C75B8" w:rsidP="004C75B8">
      <w:pPr>
        <w:pStyle w:val="a9"/>
        <w:rPr>
          <w:lang w:eastAsia="zh-CN"/>
        </w:rPr>
      </w:pPr>
      <w:r>
        <w:rPr>
          <w:lang w:eastAsia="zh-CN"/>
        </w:rPr>
        <w:tab/>
        <w:t xml:space="preserve">$(cc) -Wall -g  -lreadline  $(src) -o lac </w:t>
      </w:r>
    </w:p>
    <w:p w14:paraId="4BF9AA09" w14:textId="77777777" w:rsidR="004C75B8" w:rsidRDefault="004C75B8" w:rsidP="004C75B8">
      <w:pPr>
        <w:pStyle w:val="a9"/>
        <w:rPr>
          <w:lang w:eastAsia="zh-CN"/>
        </w:rPr>
      </w:pPr>
      <w:r>
        <w:rPr>
          <w:lang w:eastAsia="zh-CN"/>
        </w:rPr>
        <w:t>install:</w:t>
      </w:r>
    </w:p>
    <w:p w14:paraId="43FCEAD8" w14:textId="77777777" w:rsidR="004C75B8" w:rsidRDefault="004C75B8" w:rsidP="004C75B8">
      <w:pPr>
        <w:pStyle w:val="a9"/>
        <w:rPr>
          <w:lang w:eastAsia="zh-CN"/>
        </w:rPr>
      </w:pPr>
      <w:r>
        <w:rPr>
          <w:lang w:eastAsia="zh-CN"/>
        </w:rPr>
        <w:tab/>
        <w:t>$(cc) -Wall -O3 -lreadline  $(src) -o ./build/lac</w:t>
      </w:r>
    </w:p>
    <w:p w14:paraId="58CA368F" w14:textId="77777777" w:rsidR="004C75B8" w:rsidRDefault="004C75B8" w:rsidP="004C75B8">
      <w:pPr>
        <w:pStyle w:val="a9"/>
        <w:rPr>
          <w:lang w:eastAsia="zh-CN"/>
        </w:rPr>
      </w:pPr>
      <w:r>
        <w:rPr>
          <w:lang w:eastAsia="zh-CN"/>
        </w:rPr>
        <w:t xml:space="preserve">test: </w:t>
      </w:r>
    </w:p>
    <w:p w14:paraId="609C00D6" w14:textId="77777777" w:rsidR="004C75B8" w:rsidRDefault="004C75B8" w:rsidP="004C75B8">
      <w:pPr>
        <w:pStyle w:val="a9"/>
        <w:rPr>
          <w:lang w:eastAsia="zh-CN"/>
        </w:rPr>
      </w:pPr>
      <w:r>
        <w:rPr>
          <w:lang w:eastAsia="zh-CN"/>
        </w:rPr>
        <w:tab/>
        <w:t>./lac $(testfile)</w:t>
      </w:r>
    </w:p>
    <w:p w14:paraId="5BD8F95E" w14:textId="77777777" w:rsidR="004C75B8" w:rsidRDefault="004C75B8" w:rsidP="004C75B8">
      <w:pPr>
        <w:pStyle w:val="a9"/>
        <w:rPr>
          <w:lang w:eastAsia="zh-CN"/>
        </w:rPr>
      </w:pPr>
      <w:r>
        <w:rPr>
          <w:lang w:eastAsia="zh-CN"/>
        </w:rPr>
        <w:t>clean:</w:t>
      </w:r>
    </w:p>
    <w:p w14:paraId="2DE36D02" w14:textId="77777777" w:rsidR="004C75B8" w:rsidRDefault="004C75B8" w:rsidP="004C75B8">
      <w:pPr>
        <w:pStyle w:val="a9"/>
        <w:rPr>
          <w:lang w:eastAsia="zh-CN"/>
        </w:rPr>
      </w:pPr>
      <w:r>
        <w:rPr>
          <w:lang w:eastAsia="zh-CN"/>
        </w:rPr>
        <w:tab/>
        <w:t>-@rm -f lac</w:t>
      </w:r>
    </w:p>
    <w:p w14:paraId="6D852DD5" w14:textId="3B30FF68" w:rsidR="00B41616" w:rsidRDefault="004C75B8" w:rsidP="000B64BD">
      <w:pPr>
        <w:pStyle w:val="a9"/>
        <w:rPr>
          <w:lang w:eastAsia="zh-CN"/>
        </w:rPr>
      </w:pPr>
      <w:r>
        <w:rPr>
          <w:lang w:eastAsia="zh-CN"/>
        </w:rPr>
        <w:tab/>
        <w:t>-@rm -f build/lac</w:t>
      </w:r>
    </w:p>
    <w:p w14:paraId="0395D9D7" w14:textId="56618D5F" w:rsidR="000B64BD" w:rsidRDefault="000B64BD" w:rsidP="000B64BD">
      <w:pPr>
        <w:pStyle w:val="FirstParagraph"/>
        <w:spacing w:after="240"/>
        <w:ind w:firstLine="480"/>
      </w:pPr>
      <w:r>
        <w:rPr>
          <w:rFonts w:hint="eastAsia"/>
        </w:rPr>
        <w:t>使用时以</w:t>
      </w:r>
      <w:r>
        <w:rPr>
          <w:rFonts w:hint="eastAsia"/>
        </w:rPr>
        <w:t>make</w:t>
      </w:r>
      <w:r>
        <w:t xml:space="preserve"> [command] </w:t>
      </w:r>
      <w:r>
        <w:rPr>
          <w:rFonts w:hint="eastAsia"/>
        </w:rPr>
        <w:t>为格式</w:t>
      </w:r>
      <w:r w:rsidR="002D56A1">
        <w:rPr>
          <w:rFonts w:hint="eastAsia"/>
        </w:rPr>
        <w:t>自动化编译指令，例如：</w:t>
      </w:r>
    </w:p>
    <w:p w14:paraId="3F09C8C6" w14:textId="77777777" w:rsidR="002D56A1" w:rsidRDefault="002D56A1" w:rsidP="002D56A1">
      <w:pPr>
        <w:pStyle w:val="90"/>
        <w:ind w:left="480"/>
      </w:pPr>
      <w:r>
        <w:rPr>
          <w:rFonts w:ascii="Segoe UI Symbol" w:hAnsi="Segoe UI Symbol" w:cs="Segoe UI Symbol"/>
          <w:color w:val="58FF82"/>
        </w:rPr>
        <w:t>➜</w:t>
      </w:r>
      <w:r>
        <w:rPr>
          <w:color w:val="58FF82"/>
        </w:rPr>
        <w:t xml:space="preserve">  </w:t>
      </w:r>
      <w:r>
        <w:rPr>
          <w:color w:val="92F1FF"/>
        </w:rPr>
        <w:t>build_Lachesis</w:t>
      </w:r>
      <w:r>
        <w:t xml:space="preserve"> </w:t>
      </w:r>
      <w:r>
        <w:rPr>
          <w:color w:val="CEA3FF"/>
        </w:rPr>
        <w:t>git:(</w:t>
      </w:r>
      <w:r>
        <w:rPr>
          <w:color w:val="FC6A65"/>
        </w:rPr>
        <w:t>master</w:t>
      </w:r>
      <w:r>
        <w:rPr>
          <w:color w:val="CEA3FF"/>
        </w:rPr>
        <w:t xml:space="preserve">) </w:t>
      </w:r>
      <w:r>
        <w:rPr>
          <w:rFonts w:ascii="Segoe UI Symbol" w:hAnsi="Segoe UI Symbol" w:cs="Segoe UI Symbol"/>
          <w:color w:val="F5FD98"/>
        </w:rPr>
        <w:t>✗</w:t>
      </w:r>
      <w:r>
        <w:t xml:space="preserve"> </w:t>
      </w:r>
      <w:r>
        <w:rPr>
          <w:color w:val="58FF82"/>
        </w:rPr>
        <w:t>make</w:t>
      </w:r>
      <w:r>
        <w:t xml:space="preserve"> install debug</w:t>
      </w:r>
    </w:p>
    <w:p w14:paraId="75681F01" w14:textId="61A6F16E" w:rsidR="002D56A1" w:rsidRDefault="002D56A1" w:rsidP="002D56A1">
      <w:pPr>
        <w:pStyle w:val="90"/>
        <w:ind w:left="480"/>
      </w:pPr>
      <w:r>
        <w:t>clang -Wall -O3 -lreadline  ./lib/mpc/mpc.c ./src/lachesis_type.c ./src/headline.c ./src/lachesis_builtin.c ./src/lachesis_debug.c ./src/main.c ./src/lachesis_environment.c ./src/lachesis_object.c -o ./build/lac</w:t>
      </w:r>
    </w:p>
    <w:p w14:paraId="5C890305" w14:textId="77777777" w:rsidR="002D56A1" w:rsidRPr="002D56A1" w:rsidRDefault="002D56A1" w:rsidP="002D56A1">
      <w:pPr>
        <w:pStyle w:val="90"/>
        <w:ind w:left="480"/>
      </w:pPr>
    </w:p>
    <w:p w14:paraId="367A69B7" w14:textId="77777777" w:rsidR="002D56A1" w:rsidRDefault="002D56A1" w:rsidP="002D56A1">
      <w:pPr>
        <w:pStyle w:val="90"/>
        <w:ind w:left="480"/>
      </w:pPr>
      <w:r>
        <w:t>#-g means gdb</w:t>
      </w:r>
    </w:p>
    <w:p w14:paraId="77796095" w14:textId="1136712B" w:rsidR="002D56A1" w:rsidRPr="00B41616" w:rsidRDefault="002D56A1" w:rsidP="002D56A1">
      <w:pPr>
        <w:pStyle w:val="90"/>
        <w:ind w:left="480"/>
      </w:pPr>
      <w:r>
        <w:t>clang -Wall -g  -lreadline  ./lib/mpc/mpc.c ./src/lachesis_type.c ./src/headline.c ./src/lachesis_builtin.c ./src/lachesis_debug.c ./src/main.c ./src/lachesis_environment.c ./src/lachesis_object.c -o lac</w:t>
      </w:r>
    </w:p>
    <w:p w14:paraId="4FB0496E" w14:textId="59353D88" w:rsidR="00930EE2" w:rsidRPr="001957DE" w:rsidRDefault="005A716F" w:rsidP="00D846E7">
      <w:pPr>
        <w:pStyle w:val="2"/>
        <w:spacing w:after="240"/>
        <w:rPr>
          <w:rFonts w:cs="Times New Roman"/>
        </w:rPr>
      </w:pPr>
      <w:bookmarkStart w:id="475" w:name="_Toc104020930"/>
      <w:bookmarkStart w:id="476" w:name="容器设计"/>
      <w:bookmarkEnd w:id="467"/>
      <w:bookmarkEnd w:id="468"/>
      <w:r w:rsidRPr="001957DE">
        <w:rPr>
          <w:rFonts w:cs="Times New Roman"/>
        </w:rPr>
        <w:t>容器设计</w:t>
      </w:r>
      <w:bookmarkEnd w:id="475"/>
    </w:p>
    <w:p w14:paraId="38FDE777" w14:textId="0E2D7235" w:rsidR="00930EE2" w:rsidRPr="001957DE" w:rsidRDefault="004750D6" w:rsidP="002A64AF">
      <w:pPr>
        <w:pStyle w:val="FirstParagraph"/>
        <w:spacing w:after="240"/>
        <w:ind w:firstLine="480"/>
      </w:pPr>
      <w:r>
        <w:t>l</w:t>
      </w:r>
      <w:r w:rsidR="009F2081" w:rsidRPr="001957DE">
        <w:t>ac</w:t>
      </w:r>
      <w:r w:rsidR="005A716F" w:rsidRPr="001957DE">
        <w:t>解释器系统用一个名为</w:t>
      </w:r>
      <w:r w:rsidR="005A716F" w:rsidRPr="001957DE">
        <w:rPr>
          <w:rStyle w:val="VerbatimChar"/>
          <w:rFonts w:ascii="Times New Roman" w:hAnsi="Times New Roman" w:cs="Times New Roman"/>
        </w:rPr>
        <w:t>LObject</w:t>
      </w:r>
      <w:r w:rsidR="005A716F" w:rsidRPr="001957DE">
        <w:t>的结构体容器表达函数式编程中的</w:t>
      </w:r>
      <w:r w:rsidR="005A716F" w:rsidRPr="001957DE">
        <w:t>“</w:t>
      </w:r>
      <w:r w:rsidR="005A716F" w:rsidRPr="001957DE">
        <w:t>范畴</w:t>
      </w:r>
      <w:r w:rsidR="005A716F" w:rsidRPr="001957DE">
        <w:t>”</w:t>
      </w:r>
      <w:r w:rsidR="005A716F" w:rsidRPr="001957DE">
        <w:t>概念，执行计算的过程被抽象为范畴之间的转换。</w:t>
      </w:r>
    </w:p>
    <w:p w14:paraId="7FA58649" w14:textId="18858E65" w:rsidR="00930EE2" w:rsidRPr="001957DE" w:rsidRDefault="00C002CD" w:rsidP="002A64AF">
      <w:pPr>
        <w:pStyle w:val="FirstParagraph"/>
        <w:spacing w:after="240"/>
        <w:ind w:firstLine="440"/>
      </w:pPr>
      <w:r w:rsidRPr="001957DE">
        <w:rPr>
          <w:rStyle w:val="VerbatimChar"/>
          <w:rFonts w:ascii="Times New Roman" w:hAnsi="Times New Roman" w:cs="Times New Roman"/>
        </w:rPr>
        <w:t>如图</w:t>
      </w:r>
      <w:r w:rsidRPr="001957DE">
        <w:rPr>
          <w:rStyle w:val="VerbatimChar"/>
          <w:rFonts w:ascii="Times New Roman" w:hAnsi="Times New Roman" w:cs="Times New Roman"/>
        </w:rPr>
        <w:t>4</w:t>
      </w:r>
      <w:r w:rsidRPr="001957DE">
        <w:rPr>
          <w:rStyle w:val="VerbatimChar"/>
          <w:rFonts w:ascii="Times New Roman" w:hAnsi="Times New Roman" w:cs="Times New Roman"/>
        </w:rPr>
        <w:t>所示，</w:t>
      </w:r>
      <w:r w:rsidR="005A716F" w:rsidRPr="001957DE">
        <w:rPr>
          <w:rStyle w:val="VerbatimChar"/>
          <w:rFonts w:ascii="Times New Roman" w:hAnsi="Times New Roman" w:cs="Times New Roman"/>
        </w:rPr>
        <w:t>LObject</w:t>
      </w:r>
      <w:r w:rsidR="005A716F" w:rsidRPr="001957DE">
        <w:t>容器中的内容列举如下：</w:t>
      </w:r>
    </w:p>
    <w:p w14:paraId="0C1D985B" w14:textId="77777777" w:rsidR="009F2081" w:rsidRPr="001957DE" w:rsidRDefault="009F2081" w:rsidP="002A64AF">
      <w:pPr>
        <w:pStyle w:val="FirstParagraph"/>
        <w:spacing w:after="240"/>
        <w:ind w:firstLine="480"/>
      </w:pPr>
    </w:p>
    <w:p w14:paraId="666A9C05" w14:textId="77777777" w:rsidR="00930EE2" w:rsidRPr="001957DE" w:rsidRDefault="005A716F" w:rsidP="002A64AF">
      <w:pPr>
        <w:pStyle w:val="FirstParagraph"/>
        <w:numPr>
          <w:ilvl w:val="0"/>
          <w:numId w:val="41"/>
        </w:numPr>
        <w:spacing w:after="240"/>
        <w:ind w:firstLineChars="0"/>
      </w:pPr>
      <w:r w:rsidRPr="001957DE">
        <w:t>枚举类型</w:t>
      </w:r>
      <w:r w:rsidRPr="001957DE">
        <w:rPr>
          <w:rStyle w:val="VerbatimChar"/>
          <w:rFonts w:ascii="Times New Roman" w:hAnsi="Times New Roman" w:cs="Times New Roman"/>
        </w:rPr>
        <w:t>enum ltype</w:t>
      </w:r>
      <w:r w:rsidRPr="001957DE">
        <w:t>：用来来识别该结构体的类型。</w:t>
      </w:r>
    </w:p>
    <w:p w14:paraId="22F0582A" w14:textId="77777777" w:rsidR="00930EE2" w:rsidRPr="001957DE" w:rsidRDefault="005A716F" w:rsidP="002A64AF">
      <w:pPr>
        <w:pStyle w:val="FirstParagraph"/>
        <w:numPr>
          <w:ilvl w:val="0"/>
          <w:numId w:val="41"/>
        </w:numPr>
        <w:spacing w:after="240"/>
        <w:ind w:firstLineChars="0"/>
      </w:pPr>
      <w:r w:rsidRPr="001957DE">
        <w:t>基本数类型：容器携带的数据信息，依据枚举类型初始化赋值。</w:t>
      </w:r>
    </w:p>
    <w:p w14:paraId="79730FC2" w14:textId="77777777" w:rsidR="00930EE2" w:rsidRPr="001957DE" w:rsidRDefault="005A716F" w:rsidP="002A64AF">
      <w:pPr>
        <w:pStyle w:val="FirstParagraph"/>
        <w:numPr>
          <w:ilvl w:val="0"/>
          <w:numId w:val="41"/>
        </w:numPr>
        <w:spacing w:after="240"/>
        <w:ind w:firstLineChars="0"/>
      </w:pPr>
      <w:r w:rsidRPr="001957DE">
        <w:t>指向其他</w:t>
      </w:r>
      <w:r w:rsidRPr="001957DE">
        <w:rPr>
          <w:rStyle w:val="VerbatimChar"/>
          <w:rFonts w:ascii="Times New Roman" w:hAnsi="Times New Roman" w:cs="Times New Roman"/>
        </w:rPr>
        <w:t>LObject</w:t>
      </w:r>
      <w:r w:rsidRPr="001957DE">
        <w:t>容器地址的指针以及指针的个数。</w:t>
      </w:r>
    </w:p>
    <w:p w14:paraId="4E3070C6" w14:textId="77777777" w:rsidR="00930EE2" w:rsidRPr="001957DE" w:rsidRDefault="005A716F" w:rsidP="002A64AF">
      <w:pPr>
        <w:pStyle w:val="FirstParagraph"/>
        <w:numPr>
          <w:ilvl w:val="0"/>
          <w:numId w:val="41"/>
        </w:numPr>
        <w:spacing w:after="240"/>
        <w:ind w:firstLineChars="0"/>
      </w:pPr>
      <w:r w:rsidRPr="001957DE">
        <w:t>指向函数对象的函数指针。</w:t>
      </w:r>
    </w:p>
    <w:p w14:paraId="336339F7" w14:textId="77777777" w:rsidR="009F2081" w:rsidRPr="001957DE" w:rsidRDefault="00C002CD" w:rsidP="002A64AF">
      <w:pPr>
        <w:pStyle w:val="FirstParagraph"/>
        <w:numPr>
          <w:ilvl w:val="0"/>
          <w:numId w:val="41"/>
        </w:numPr>
        <w:spacing w:after="240"/>
        <w:ind w:firstLineChars="0"/>
      </w:pPr>
      <w:r w:rsidRPr="001957DE">
        <w:t>指向</w:t>
      </w:r>
      <w:r w:rsidR="005A716F" w:rsidRPr="001957DE">
        <w:t>环境变量</w:t>
      </w:r>
      <w:r w:rsidRPr="001957DE">
        <w:t>容器的指针</w:t>
      </w:r>
      <w:r w:rsidR="005A716F" w:rsidRPr="001957DE">
        <w:t>和</w:t>
      </w:r>
      <w:r w:rsidRPr="001957DE">
        <w:t>指向</w:t>
      </w:r>
      <w:r w:rsidR="005A716F" w:rsidRPr="001957DE">
        <w:t>存储函数对象信息</w:t>
      </w:r>
      <w:r w:rsidRPr="001957DE">
        <w:t>的指针</w:t>
      </w:r>
      <w:r w:rsidR="005A716F" w:rsidRPr="001957DE">
        <w:t>。</w:t>
      </w:r>
    </w:p>
    <w:p w14:paraId="00B39100" w14:textId="77777777" w:rsidR="00D117FA" w:rsidRPr="001957DE" w:rsidRDefault="005A716F" w:rsidP="00D117FA">
      <w:pPr>
        <w:pStyle w:val="CaptionedFigure"/>
        <w:rPr>
          <w:rFonts w:cs="Times New Roman"/>
        </w:rPr>
      </w:pPr>
      <w:r w:rsidRPr="001957DE">
        <w:rPr>
          <w:rFonts w:cs="Times New Roman"/>
          <w:noProof/>
          <w:lang w:eastAsia="zh-CN"/>
        </w:rPr>
        <w:drawing>
          <wp:inline distT="0" distB="0" distL="0" distR="0" wp14:anchorId="5AEE33E7" wp14:editId="7F49FB9B">
            <wp:extent cx="5334000" cy="3390900"/>
            <wp:effectExtent l="0" t="0" r="0" b="0"/>
            <wp:docPr id="4" name="Picture" descr="未命名文件 (2)"/>
            <wp:cNvGraphicFramePr/>
            <a:graphic xmlns:a="http://schemas.openxmlformats.org/drawingml/2006/main">
              <a:graphicData uri="http://schemas.openxmlformats.org/drawingml/2006/picture">
                <pic:pic xmlns:pic="http://schemas.openxmlformats.org/drawingml/2006/picture">
                  <pic:nvPicPr>
                    <pic:cNvPr id="0" name="Picture" descr="./未命名文件%20(2)-0939996.png"/>
                    <pic:cNvPicPr>
                      <a:picLocks noChangeAspect="1" noChangeArrowheads="1"/>
                    </pic:cNvPicPr>
                  </pic:nvPicPr>
                  <pic:blipFill>
                    <a:blip r:embed="rId22"/>
                    <a:stretch>
                      <a:fillRect/>
                    </a:stretch>
                  </pic:blipFill>
                  <pic:spPr bwMode="auto">
                    <a:xfrm>
                      <a:off x="0" y="0"/>
                      <a:ext cx="5334000" cy="3390900"/>
                    </a:xfrm>
                    <a:prstGeom prst="rect">
                      <a:avLst/>
                    </a:prstGeom>
                    <a:noFill/>
                    <a:ln w="9525">
                      <a:noFill/>
                      <a:headEnd/>
                      <a:tailEnd/>
                    </a:ln>
                  </pic:spPr>
                </pic:pic>
              </a:graphicData>
            </a:graphic>
          </wp:inline>
        </w:drawing>
      </w:r>
    </w:p>
    <w:p w14:paraId="05449FB2" w14:textId="584E5BC1" w:rsidR="00FA25D6" w:rsidRDefault="009F2081" w:rsidP="004750D6">
      <w:pPr>
        <w:pStyle w:val="aff"/>
      </w:pPr>
      <w:bookmarkStart w:id="477" w:name="OLE_LINK64"/>
      <w:bookmarkStart w:id="478" w:name="OLE_LINK65"/>
      <w:r w:rsidRPr="00B77F41">
        <w:rPr>
          <w:rFonts w:hint="eastAsia"/>
          <w:b/>
        </w:rPr>
        <w:t>图</w:t>
      </w:r>
      <w:r w:rsidR="00ED2E2B">
        <w:rPr>
          <w:b/>
        </w:rPr>
        <w:t>6</w:t>
      </w:r>
      <w:r w:rsidR="00E10A8A">
        <w:rPr>
          <w:b/>
        </w:rPr>
        <w:t xml:space="preserve"> </w:t>
      </w:r>
      <w:r w:rsidRPr="00B77F41">
        <w:t>LObject</w:t>
      </w:r>
      <w:r w:rsidRPr="00B77F41">
        <w:rPr>
          <w:rFonts w:hint="eastAsia"/>
        </w:rPr>
        <w:t>容器</w:t>
      </w:r>
      <w:r w:rsidR="00E10A8A">
        <w:rPr>
          <w:rFonts w:hint="eastAsia"/>
        </w:rPr>
        <w:t>数据结构示意图</w:t>
      </w:r>
      <w:bookmarkEnd w:id="477"/>
      <w:bookmarkEnd w:id="478"/>
    </w:p>
    <w:p w14:paraId="08445BF6" w14:textId="77777777" w:rsidR="004750D6" w:rsidRPr="004750D6" w:rsidRDefault="004750D6" w:rsidP="004750D6">
      <w:pPr>
        <w:pStyle w:val="aff"/>
        <w:rPr>
          <w:b/>
        </w:rPr>
      </w:pPr>
    </w:p>
    <w:p w14:paraId="34AF194A" w14:textId="77777777" w:rsidR="00930EE2" w:rsidRPr="001957DE" w:rsidRDefault="005A716F" w:rsidP="00D846E7">
      <w:pPr>
        <w:pStyle w:val="2"/>
        <w:spacing w:after="240"/>
        <w:rPr>
          <w:rFonts w:cs="Times New Roman"/>
        </w:rPr>
      </w:pPr>
      <w:bookmarkStart w:id="479" w:name="_Toc104020931"/>
      <w:bookmarkStart w:id="480" w:name="语法分析器"/>
      <w:bookmarkEnd w:id="476"/>
      <w:r w:rsidRPr="001957DE">
        <w:rPr>
          <w:rFonts w:cs="Times New Roman"/>
        </w:rPr>
        <w:t>语法分析器</w:t>
      </w:r>
      <w:bookmarkEnd w:id="479"/>
    </w:p>
    <w:p w14:paraId="3C69EEC2" w14:textId="77777777" w:rsidR="00930EE2" w:rsidRPr="001957DE" w:rsidRDefault="005A716F" w:rsidP="002A64AF">
      <w:pPr>
        <w:pStyle w:val="FirstParagraph"/>
        <w:spacing w:after="240"/>
        <w:ind w:firstLine="480"/>
      </w:pPr>
      <w:r w:rsidRPr="001957DE">
        <w:t>语法分析器的功能是将</w:t>
      </w:r>
      <w:r w:rsidR="00C002CD" w:rsidRPr="001957DE">
        <w:t>输入</w:t>
      </w:r>
      <w:r w:rsidRPr="001957DE">
        <w:t>字符流通过指定</w:t>
      </w:r>
      <w:r w:rsidR="00C002CD" w:rsidRPr="001957DE">
        <w:t>的</w:t>
      </w:r>
      <w:r w:rsidRPr="001957DE">
        <w:t>捕获规则过滤</w:t>
      </w:r>
      <w:r w:rsidR="00C002CD" w:rsidRPr="001957DE">
        <w:t>，再创建</w:t>
      </w:r>
      <w:r w:rsidRPr="001957DE">
        <w:t>函数抽象语法树。</w:t>
      </w:r>
    </w:p>
    <w:p w14:paraId="46F95384" w14:textId="77777777" w:rsidR="00930EE2" w:rsidRPr="001957DE" w:rsidRDefault="005A716F" w:rsidP="0068242E">
      <w:pPr>
        <w:pStyle w:val="CaptionedFigure"/>
        <w:jc w:val="center"/>
        <w:rPr>
          <w:rFonts w:cs="Times New Roman"/>
        </w:rPr>
      </w:pPr>
      <w:r w:rsidRPr="001957DE">
        <w:rPr>
          <w:rFonts w:cs="Times New Roman"/>
          <w:noProof/>
          <w:lang w:eastAsia="zh-CN"/>
        </w:rPr>
        <w:drawing>
          <wp:inline distT="0" distB="0" distL="0" distR="0" wp14:anchorId="54466F94" wp14:editId="2D336DCA">
            <wp:extent cx="3020290" cy="1201899"/>
            <wp:effectExtent l="0" t="0" r="0" b="0"/>
            <wp:docPr id="5" name="Picture" descr="未命名文件 (4)"/>
            <wp:cNvGraphicFramePr/>
            <a:graphic xmlns:a="http://schemas.openxmlformats.org/drawingml/2006/main">
              <a:graphicData uri="http://schemas.openxmlformats.org/drawingml/2006/picture">
                <pic:pic xmlns:pic="http://schemas.openxmlformats.org/drawingml/2006/picture">
                  <pic:nvPicPr>
                    <pic:cNvPr id="0" name="Picture" descr="./未命名文件%20(4).png"/>
                    <pic:cNvPicPr>
                      <a:picLocks noChangeAspect="1" noChangeArrowheads="1"/>
                    </pic:cNvPicPr>
                  </pic:nvPicPr>
                  <pic:blipFill>
                    <a:blip r:embed="rId23"/>
                    <a:stretch>
                      <a:fillRect/>
                    </a:stretch>
                  </pic:blipFill>
                  <pic:spPr bwMode="auto">
                    <a:xfrm>
                      <a:off x="0" y="0"/>
                      <a:ext cx="3035504" cy="1207953"/>
                    </a:xfrm>
                    <a:prstGeom prst="rect">
                      <a:avLst/>
                    </a:prstGeom>
                    <a:noFill/>
                    <a:ln w="9525">
                      <a:noFill/>
                      <a:headEnd/>
                      <a:tailEnd/>
                    </a:ln>
                  </pic:spPr>
                </pic:pic>
              </a:graphicData>
            </a:graphic>
          </wp:inline>
        </w:drawing>
      </w:r>
    </w:p>
    <w:p w14:paraId="6605D89A" w14:textId="2EE582B7" w:rsidR="00C002CD" w:rsidRPr="00B77F41" w:rsidRDefault="00C002CD" w:rsidP="00B77F41">
      <w:pPr>
        <w:pStyle w:val="aff"/>
        <w:rPr>
          <w:b/>
        </w:rPr>
      </w:pPr>
      <w:bookmarkStart w:id="481" w:name="OLE_LINK70"/>
      <w:bookmarkStart w:id="482" w:name="OLE_LINK71"/>
      <w:r w:rsidRPr="00B77F41">
        <w:rPr>
          <w:rFonts w:hint="eastAsia"/>
          <w:b/>
        </w:rPr>
        <w:t>图</w:t>
      </w:r>
      <w:r w:rsidR="00ED2E2B">
        <w:rPr>
          <w:b/>
        </w:rPr>
        <w:t>7</w:t>
      </w:r>
      <w:r w:rsidRPr="00B77F41">
        <w:rPr>
          <w:rFonts w:hint="eastAsia"/>
        </w:rPr>
        <w:t>语法分析器的功能</w:t>
      </w:r>
    </w:p>
    <w:bookmarkEnd w:id="481"/>
    <w:bookmarkEnd w:id="482"/>
    <w:p w14:paraId="09536A22" w14:textId="77777777" w:rsidR="00930EE2" w:rsidRPr="001957DE" w:rsidRDefault="00C002CD" w:rsidP="002A64AF">
      <w:pPr>
        <w:pStyle w:val="FirstParagraph"/>
        <w:spacing w:after="240"/>
        <w:ind w:firstLine="480"/>
      </w:pPr>
      <w:r w:rsidRPr="001957DE">
        <w:t>lac</w:t>
      </w:r>
      <w:r w:rsidR="005A716F" w:rsidRPr="001957DE">
        <w:t>没有自己开发专用的语法</w:t>
      </w:r>
      <w:r w:rsidRPr="001957DE">
        <w:t>分析</w:t>
      </w:r>
      <w:r w:rsidR="005A716F" w:rsidRPr="001957DE">
        <w:t>析器，那将让整个工程和论文的内容无法控制地膨胀。一个第三方的语法解析库，</w:t>
      </w:r>
      <w:r w:rsidR="005A716F" w:rsidRPr="001957DE">
        <w:t>mpc</w:t>
      </w:r>
      <w:r w:rsidR="005A716F" w:rsidRPr="001957DE">
        <w:t>（</w:t>
      </w:r>
      <w:r w:rsidRPr="001957DE">
        <w:t>英文：</w:t>
      </w:r>
      <w:bookmarkStart w:id="483" w:name="OLE_LINK66"/>
      <w:bookmarkStart w:id="484" w:name="OLE_LINK67"/>
      <w:r w:rsidR="005A716F" w:rsidRPr="001957DE">
        <w:t>Micro Parser Combinators</w:t>
      </w:r>
      <w:bookmarkEnd w:id="483"/>
      <w:bookmarkEnd w:id="484"/>
      <w:r w:rsidRPr="001957DE">
        <w:t>，微型解析器组合子</w:t>
      </w:r>
      <w:r w:rsidR="005A716F" w:rsidRPr="001957DE">
        <w:t>），被用来执行</w:t>
      </w:r>
      <w:r w:rsidR="005A716F" w:rsidRPr="001957DE">
        <w:t xml:space="preserve">Lachesis </w:t>
      </w:r>
      <w:r w:rsidR="005A716F" w:rsidRPr="001957DE">
        <w:t>的语法解析工作。</w:t>
      </w:r>
    </w:p>
    <w:p w14:paraId="601B5A30" w14:textId="52EB0A8A" w:rsidR="00930EE2" w:rsidRDefault="00494079" w:rsidP="002A64AF">
      <w:pPr>
        <w:pStyle w:val="FirstParagraph"/>
        <w:spacing w:after="240"/>
        <w:ind w:firstLine="480"/>
      </w:pPr>
      <w:r w:rsidRPr="001957DE">
        <w:t>如下表所示</w:t>
      </w:r>
      <w:r w:rsidR="003C73CB">
        <w:rPr>
          <w:rFonts w:hint="eastAsia"/>
        </w:rPr>
        <w:t>，</w:t>
      </w:r>
      <w:r w:rsidR="005A716F" w:rsidRPr="001957DE">
        <w:t>通过调用</w:t>
      </w:r>
      <w:r w:rsidR="005A716F" w:rsidRPr="001957DE">
        <w:rPr>
          <w:rStyle w:val="VerbatimChar"/>
          <w:rFonts w:ascii="Times New Roman" w:hAnsi="Times New Roman" w:cs="Times New Roman"/>
        </w:rPr>
        <w:t>mpca_lang()</w:t>
      </w:r>
      <w:r w:rsidR="005A716F" w:rsidRPr="001957DE">
        <w:t>函数</w:t>
      </w:r>
      <w:r w:rsidR="003C73CB">
        <w:rPr>
          <w:rFonts w:hint="eastAsia"/>
        </w:rPr>
        <w:t>，</w:t>
      </w:r>
      <w:r w:rsidR="003C73CB">
        <w:rPr>
          <w:rFonts w:hint="eastAsia"/>
        </w:rPr>
        <w:t>lac</w:t>
      </w:r>
      <w:r w:rsidR="003C73CB">
        <w:t xml:space="preserve"> </w:t>
      </w:r>
      <w:r w:rsidR="003C73CB">
        <w:rPr>
          <w:rFonts w:hint="eastAsia"/>
        </w:rPr>
        <w:t>解释器</w:t>
      </w:r>
      <w:r w:rsidRPr="001957DE">
        <w:rPr>
          <w:rFonts w:hint="eastAsia"/>
        </w:rPr>
        <w:t>使</w:t>
      </w:r>
      <w:r w:rsidRPr="001957DE">
        <w:t>用</w:t>
      </w:r>
      <w:r w:rsidR="005A716F" w:rsidRPr="001957DE">
        <w:t>正则表达式定义了九种语句的捕获规则，它们是</w:t>
      </w:r>
      <w:r w:rsidR="005A716F" w:rsidRPr="001957DE">
        <w:t xml:space="preserve">Lachesis </w:t>
      </w:r>
      <w:r w:rsidR="005A716F" w:rsidRPr="001957DE">
        <w:t>所能识别的全部输入词符</w:t>
      </w:r>
      <w:r w:rsidRPr="001957DE">
        <w:t>。</w:t>
      </w:r>
    </w:p>
    <w:p w14:paraId="1E00343D" w14:textId="77777777" w:rsidR="004A7320" w:rsidRDefault="004A7320" w:rsidP="002A64AF">
      <w:pPr>
        <w:pStyle w:val="FirstParagraph"/>
        <w:spacing w:after="240"/>
        <w:ind w:firstLine="480"/>
      </w:pPr>
    </w:p>
    <w:p w14:paraId="230F372A" w14:textId="30FAB974" w:rsidR="00E10A8A" w:rsidRPr="001957DE" w:rsidRDefault="00E10A8A" w:rsidP="00B77F41">
      <w:pPr>
        <w:pStyle w:val="aff"/>
      </w:pPr>
      <w:bookmarkStart w:id="485" w:name="OLE_LINK59"/>
      <w:bookmarkStart w:id="486" w:name="OLE_LINK60"/>
      <w:r w:rsidRPr="00D46E2B">
        <w:rPr>
          <w:rFonts w:hint="eastAsia"/>
          <w:b/>
        </w:rPr>
        <w:t>表</w:t>
      </w:r>
      <w:r w:rsidRPr="00D46E2B">
        <w:rPr>
          <w:b/>
        </w:rPr>
        <w:t>4</w:t>
      </w:r>
      <w:r>
        <w:t xml:space="preserve"> </w:t>
      </w:r>
      <w:r w:rsidR="003C73CB">
        <w:rPr>
          <w:rFonts w:hint="eastAsia"/>
        </w:rPr>
        <w:t>lac</w:t>
      </w:r>
      <w:r w:rsidR="003C73CB">
        <w:t xml:space="preserve"> </w:t>
      </w:r>
      <w:r w:rsidR="003C73CB">
        <w:rPr>
          <w:rFonts w:hint="eastAsia"/>
        </w:rPr>
        <w:t>解释器的捕获规则表</w:t>
      </w:r>
    </w:p>
    <w:tbl>
      <w:tblPr>
        <w:tblStyle w:val="Table"/>
        <w:tblW w:w="0" w:type="auto"/>
        <w:tblBorders>
          <w:top w:val="single" w:sz="6" w:space="0" w:color="auto"/>
          <w:bottom w:val="single" w:sz="6" w:space="0" w:color="auto"/>
        </w:tblBorders>
        <w:tblLook w:val="0020" w:firstRow="1" w:lastRow="0" w:firstColumn="0" w:lastColumn="0" w:noHBand="0" w:noVBand="0"/>
      </w:tblPr>
      <w:tblGrid>
        <w:gridCol w:w="1173"/>
        <w:gridCol w:w="3535"/>
        <w:gridCol w:w="4211"/>
      </w:tblGrid>
      <w:tr w:rsidR="00930EE2" w:rsidRPr="001957DE" w14:paraId="5D19F4A9" w14:textId="77777777" w:rsidTr="00422864">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6" w:space="0" w:color="auto"/>
              <w:bottom w:val="single" w:sz="6" w:space="0" w:color="auto"/>
            </w:tcBorders>
            <w:vAlign w:val="top"/>
          </w:tcPr>
          <w:bookmarkEnd w:id="485"/>
          <w:bookmarkEnd w:id="486"/>
          <w:p w14:paraId="145FDA5A" w14:textId="77777777" w:rsidR="00930EE2" w:rsidRPr="002A64AF" w:rsidRDefault="005A716F" w:rsidP="007B2EDF">
            <w:pPr>
              <w:pStyle w:val="Compact"/>
              <w:rPr>
                <w:b/>
                <w:bCs/>
              </w:rPr>
            </w:pPr>
            <w:r w:rsidRPr="002A64AF">
              <w:rPr>
                <w:rFonts w:hint="eastAsia"/>
                <w:b/>
                <w:bCs/>
              </w:rPr>
              <w:t>规则</w:t>
            </w:r>
          </w:p>
        </w:tc>
        <w:tc>
          <w:tcPr>
            <w:tcW w:w="3535" w:type="dxa"/>
            <w:tcBorders>
              <w:top w:val="single" w:sz="6" w:space="0" w:color="auto"/>
              <w:bottom w:val="single" w:sz="6" w:space="0" w:color="auto"/>
            </w:tcBorders>
            <w:vAlign w:val="top"/>
          </w:tcPr>
          <w:p w14:paraId="3C486C49" w14:textId="77777777" w:rsidR="00930EE2" w:rsidRPr="002A64AF" w:rsidRDefault="005A716F" w:rsidP="007B2EDF">
            <w:pPr>
              <w:pStyle w:val="Compact"/>
              <w:rPr>
                <w:b/>
                <w:bCs/>
              </w:rPr>
            </w:pPr>
            <w:r w:rsidRPr="002A64AF">
              <w:rPr>
                <w:rFonts w:hint="eastAsia"/>
                <w:b/>
                <w:bCs/>
              </w:rPr>
              <w:t>定义</w:t>
            </w:r>
          </w:p>
        </w:tc>
        <w:tc>
          <w:tcPr>
            <w:tcW w:w="4211" w:type="dxa"/>
            <w:tcBorders>
              <w:top w:val="single" w:sz="6" w:space="0" w:color="auto"/>
              <w:bottom w:val="single" w:sz="6" w:space="0" w:color="auto"/>
            </w:tcBorders>
            <w:vAlign w:val="top"/>
          </w:tcPr>
          <w:p w14:paraId="416F1233" w14:textId="77777777" w:rsidR="00930EE2" w:rsidRPr="002A64AF" w:rsidRDefault="005A716F" w:rsidP="007B2EDF">
            <w:pPr>
              <w:pStyle w:val="Compact"/>
              <w:rPr>
                <w:b/>
                <w:bCs/>
              </w:rPr>
            </w:pPr>
            <w:r w:rsidRPr="002A64AF">
              <w:rPr>
                <w:rFonts w:hint="eastAsia"/>
                <w:b/>
                <w:bCs/>
              </w:rPr>
              <w:t>解释</w:t>
            </w:r>
          </w:p>
        </w:tc>
      </w:tr>
      <w:tr w:rsidR="00930EE2" w:rsidRPr="001957DE" w14:paraId="5775B378" w14:textId="77777777" w:rsidTr="00422864">
        <w:tc>
          <w:tcPr>
            <w:tcW w:w="0" w:type="auto"/>
            <w:tcBorders>
              <w:top w:val="single" w:sz="6" w:space="0" w:color="auto"/>
              <w:bottom w:val="nil"/>
            </w:tcBorders>
          </w:tcPr>
          <w:p w14:paraId="47CBD1D5" w14:textId="77777777" w:rsidR="00930EE2" w:rsidRPr="001957DE" w:rsidRDefault="005A716F" w:rsidP="007B2EDF">
            <w:pPr>
              <w:pStyle w:val="Compact"/>
            </w:pPr>
            <w:r w:rsidRPr="001957DE">
              <w:t>number</w:t>
            </w:r>
          </w:p>
        </w:tc>
        <w:tc>
          <w:tcPr>
            <w:tcW w:w="3535" w:type="dxa"/>
            <w:tcBorders>
              <w:top w:val="single" w:sz="6" w:space="0" w:color="auto"/>
              <w:bottom w:val="nil"/>
            </w:tcBorders>
          </w:tcPr>
          <w:p w14:paraId="713DBB6E" w14:textId="77777777" w:rsidR="00930EE2" w:rsidRPr="001957DE" w:rsidRDefault="005A716F" w:rsidP="007B2EDF">
            <w:pPr>
              <w:pStyle w:val="Compact"/>
            </w:pPr>
            <w:r w:rsidRPr="001957DE">
              <w:rPr>
                <w:rStyle w:val="VerbatimChar"/>
                <w:rFonts w:ascii="Times New Roman" w:hAnsi="Times New Roman" w:cs="Times New Roman"/>
              </w:rPr>
              <w:t>/-?[0-9]+/</w:t>
            </w:r>
          </w:p>
        </w:tc>
        <w:tc>
          <w:tcPr>
            <w:tcW w:w="4211" w:type="dxa"/>
            <w:tcBorders>
              <w:top w:val="single" w:sz="6" w:space="0" w:color="auto"/>
              <w:bottom w:val="nil"/>
            </w:tcBorders>
          </w:tcPr>
          <w:p w14:paraId="684C701B" w14:textId="77777777" w:rsidR="00930EE2" w:rsidRPr="001957DE" w:rsidRDefault="00422864" w:rsidP="007B2EDF">
            <w:pPr>
              <w:pStyle w:val="Compact"/>
              <w:rPr>
                <w:lang w:eastAsia="zh-CN"/>
              </w:rPr>
            </w:pPr>
            <w:r w:rsidRPr="001957DE">
              <w:rPr>
                <w:lang w:eastAsia="zh-CN"/>
              </w:rPr>
              <w:t>可选</w:t>
            </w:r>
            <w:r w:rsidR="005A716F" w:rsidRPr="001957DE">
              <w:rPr>
                <w:lang w:eastAsia="zh-CN"/>
              </w:rPr>
              <w:t>“-”</w:t>
            </w:r>
            <w:r w:rsidR="005A716F" w:rsidRPr="001957DE">
              <w:rPr>
                <w:lang w:eastAsia="zh-CN"/>
              </w:rPr>
              <w:t>开头，后跟任意个</w:t>
            </w:r>
            <w:r w:rsidR="005A716F" w:rsidRPr="001957DE">
              <w:rPr>
                <w:lang w:eastAsia="zh-CN"/>
              </w:rPr>
              <w:t>0</w:t>
            </w:r>
            <w:r w:rsidR="00071711" w:rsidRPr="001957DE">
              <w:rPr>
                <w:lang w:eastAsia="zh-CN"/>
              </w:rPr>
              <w:t>-</w:t>
            </w:r>
            <w:r w:rsidR="005A716F" w:rsidRPr="001957DE">
              <w:rPr>
                <w:lang w:eastAsia="zh-CN"/>
              </w:rPr>
              <w:t>9</w:t>
            </w:r>
            <w:r w:rsidR="005A716F" w:rsidRPr="001957DE">
              <w:rPr>
                <w:lang w:eastAsia="zh-CN"/>
              </w:rPr>
              <w:t>之间的数字</w:t>
            </w:r>
          </w:p>
        </w:tc>
      </w:tr>
      <w:tr w:rsidR="00494079" w:rsidRPr="001957DE" w14:paraId="3C581A15" w14:textId="77777777" w:rsidTr="00422864">
        <w:tc>
          <w:tcPr>
            <w:tcW w:w="0" w:type="auto"/>
            <w:tcBorders>
              <w:top w:val="nil"/>
            </w:tcBorders>
          </w:tcPr>
          <w:p w14:paraId="5972DF81" w14:textId="77777777" w:rsidR="00494079" w:rsidRPr="001957DE" w:rsidRDefault="00494079" w:rsidP="007B2EDF">
            <w:pPr>
              <w:pStyle w:val="Compact"/>
            </w:pPr>
            <w:r w:rsidRPr="001957DE">
              <w:rPr>
                <w:lang w:eastAsia="zh-CN"/>
              </w:rPr>
              <w:t>double</w:t>
            </w:r>
          </w:p>
        </w:tc>
        <w:tc>
          <w:tcPr>
            <w:tcW w:w="3535" w:type="dxa"/>
            <w:tcBorders>
              <w:top w:val="nil"/>
            </w:tcBorders>
          </w:tcPr>
          <w:p w14:paraId="26F53AB2" w14:textId="77777777" w:rsidR="00494079" w:rsidRPr="001957DE" w:rsidRDefault="00494079" w:rsidP="007B2EDF">
            <w:pPr>
              <w:pStyle w:val="Compact"/>
              <w:rPr>
                <w:rStyle w:val="VerbatimChar"/>
                <w:rFonts w:ascii="Times New Roman" w:hAnsi="Times New Roman" w:cs="Times New Roman"/>
              </w:rPr>
            </w:pPr>
            <w:bookmarkStart w:id="487" w:name="OLE_LINK68"/>
            <w:bookmarkStart w:id="488" w:name="OLE_LINK69"/>
            <w:r w:rsidRPr="001957DE">
              <w:rPr>
                <w:rStyle w:val="VerbatimChar"/>
                <w:rFonts w:ascii="Times New Roman" w:hAnsi="Times New Roman" w:cs="Times New Roman"/>
              </w:rPr>
              <w:t xml:space="preserve">/`-?[0-9]*\\.?[0-9]+`/ </w:t>
            </w:r>
            <w:bookmarkEnd w:id="487"/>
            <w:bookmarkEnd w:id="488"/>
          </w:p>
        </w:tc>
        <w:tc>
          <w:tcPr>
            <w:tcW w:w="4211" w:type="dxa"/>
            <w:tcBorders>
              <w:top w:val="nil"/>
            </w:tcBorders>
          </w:tcPr>
          <w:p w14:paraId="28D9888C" w14:textId="77777777" w:rsidR="00494079" w:rsidRPr="001957DE" w:rsidRDefault="00494079" w:rsidP="007B2EDF">
            <w:pPr>
              <w:pStyle w:val="Compact"/>
              <w:rPr>
                <w:lang w:eastAsia="zh-CN"/>
              </w:rPr>
            </w:pPr>
            <w:r w:rsidRPr="001957DE">
              <w:rPr>
                <w:lang w:eastAsia="zh-CN"/>
              </w:rPr>
              <w:t>以</w:t>
            </w:r>
            <w:r w:rsidRPr="001957DE">
              <w:rPr>
                <w:lang w:eastAsia="zh-CN"/>
              </w:rPr>
              <w:t>`</w:t>
            </w:r>
            <w:r w:rsidRPr="001957DE">
              <w:rPr>
                <w:lang w:eastAsia="zh-CN"/>
              </w:rPr>
              <w:t>包裹</w:t>
            </w:r>
            <w:r w:rsidR="003611F1" w:rsidRPr="001957DE">
              <w:rPr>
                <w:lang w:eastAsia="zh-CN"/>
              </w:rPr>
              <w:t>的</w:t>
            </w:r>
            <w:r w:rsidR="003611F1" w:rsidRPr="001957DE">
              <w:rPr>
                <w:lang w:eastAsia="zh-CN"/>
                <w:rPrChange w:id="489" w:author="ZHANG" w:date="2022-05-04T16:49:00Z">
                  <w:rPr>
                    <w:rFonts w:ascii="Consolas" w:hAnsi="Consolas" w:cs="Consolas"/>
                    <w:lang w:eastAsia="zh-CN"/>
                  </w:rPr>
                </w:rPrChange>
              </w:rPr>
              <w:t>&lt;</w:t>
            </w:r>
            <w:r w:rsidRPr="001957DE">
              <w:rPr>
                <w:lang w:eastAsia="zh-CN"/>
                <w:rPrChange w:id="490" w:author="ZHANG" w:date="2022-05-04T16:49:00Z">
                  <w:rPr>
                    <w:rFonts w:ascii="Consolas" w:hAnsi="Consolas" w:cs="Consolas"/>
                    <w:lang w:eastAsia="zh-CN"/>
                  </w:rPr>
                </w:rPrChange>
              </w:rPr>
              <w:t>number</w:t>
            </w:r>
            <w:r w:rsidR="003611F1" w:rsidRPr="001957DE">
              <w:rPr>
                <w:lang w:eastAsia="zh-CN"/>
                <w:rPrChange w:id="491" w:author="ZHANG" w:date="2022-05-04T16:49:00Z">
                  <w:rPr>
                    <w:rFonts w:ascii="Consolas" w:hAnsi="Consolas" w:cs="Consolas"/>
                    <w:lang w:eastAsia="zh-CN"/>
                  </w:rPr>
                </w:rPrChange>
              </w:rPr>
              <w:t>&gt;</w:t>
            </w:r>
            <w:r w:rsidRPr="001957DE">
              <w:rPr>
                <w:lang w:eastAsia="zh-CN"/>
              </w:rPr>
              <w:t>，中间可选有</w:t>
            </w:r>
            <w:r w:rsidRPr="001957DE">
              <w:rPr>
                <w:lang w:eastAsia="zh-CN"/>
              </w:rPr>
              <w:t>.</w:t>
            </w:r>
            <w:r w:rsidRPr="001957DE">
              <w:rPr>
                <w:lang w:eastAsia="zh-CN"/>
              </w:rPr>
              <w:t>的组合</w:t>
            </w:r>
          </w:p>
        </w:tc>
      </w:tr>
      <w:tr w:rsidR="00930EE2" w:rsidRPr="001957DE" w14:paraId="2665355C" w14:textId="77777777" w:rsidTr="007E53C1">
        <w:tc>
          <w:tcPr>
            <w:tcW w:w="0" w:type="auto"/>
          </w:tcPr>
          <w:p w14:paraId="1AED6C73" w14:textId="77777777" w:rsidR="00930EE2" w:rsidRPr="001957DE" w:rsidRDefault="005A716F" w:rsidP="007B2EDF">
            <w:pPr>
              <w:pStyle w:val="Compact"/>
            </w:pPr>
            <w:r w:rsidRPr="001957DE">
              <w:t>symbol</w:t>
            </w:r>
          </w:p>
        </w:tc>
        <w:tc>
          <w:tcPr>
            <w:tcW w:w="3535" w:type="dxa"/>
          </w:tcPr>
          <w:p w14:paraId="216642EF" w14:textId="77777777" w:rsidR="00930EE2" w:rsidRPr="001957DE" w:rsidRDefault="005A716F" w:rsidP="007B2EDF">
            <w:pPr>
              <w:pStyle w:val="Compact"/>
            </w:pPr>
            <w:r w:rsidRPr="001957DE">
              <w:rPr>
                <w:rStyle w:val="VerbatimChar"/>
                <w:rFonts w:ascii="Times New Roman" w:hAnsi="Times New Roman" w:cs="Times New Roman"/>
              </w:rPr>
              <w:t>/[a-zA-Z0-9_+\\-*\\/\\\\=&lt;&gt;!&amp;]+/</w:t>
            </w:r>
          </w:p>
        </w:tc>
        <w:tc>
          <w:tcPr>
            <w:tcW w:w="4211" w:type="dxa"/>
          </w:tcPr>
          <w:p w14:paraId="6B22856A" w14:textId="387AD56F" w:rsidR="00930EE2" w:rsidRPr="001957DE" w:rsidRDefault="005A716F" w:rsidP="007B2EDF">
            <w:pPr>
              <w:pStyle w:val="Compact"/>
              <w:rPr>
                <w:lang w:eastAsia="zh-CN"/>
              </w:rPr>
            </w:pPr>
            <w:r w:rsidRPr="001957DE">
              <w:rPr>
                <w:lang w:eastAsia="zh-CN"/>
              </w:rPr>
              <w:t>任意个字母、数字、</w:t>
            </w:r>
            <w:r w:rsidRPr="001957DE">
              <w:rPr>
                <w:lang w:eastAsia="zh-CN"/>
              </w:rPr>
              <w:t>_+-*</w:t>
            </w:r>
            <w:r w:rsidR="00C12139">
              <w:rPr>
                <w:rFonts w:hint="eastAsia"/>
                <w:lang w:eastAsia="zh-CN"/>
              </w:rPr>
              <w:t>\</w:t>
            </w:r>
            <w:r w:rsidRPr="001957DE">
              <w:rPr>
                <w:lang w:eastAsia="zh-CN"/>
              </w:rPr>
              <w:t>/=&lt;&gt;!&amp;</w:t>
            </w:r>
            <w:r w:rsidRPr="001957DE">
              <w:rPr>
                <w:lang w:eastAsia="zh-CN"/>
              </w:rPr>
              <w:t>的组合</w:t>
            </w:r>
          </w:p>
        </w:tc>
      </w:tr>
      <w:tr w:rsidR="00930EE2" w:rsidRPr="001957DE" w14:paraId="27A0929B" w14:textId="77777777" w:rsidTr="007E53C1">
        <w:tc>
          <w:tcPr>
            <w:tcW w:w="0" w:type="auto"/>
          </w:tcPr>
          <w:p w14:paraId="13BCDC06" w14:textId="77777777" w:rsidR="00930EE2" w:rsidRPr="001957DE" w:rsidRDefault="005A716F" w:rsidP="007B2EDF">
            <w:pPr>
              <w:pStyle w:val="Compact"/>
            </w:pPr>
            <w:r w:rsidRPr="001957DE">
              <w:t>string</w:t>
            </w:r>
          </w:p>
        </w:tc>
        <w:tc>
          <w:tcPr>
            <w:tcW w:w="3535" w:type="dxa"/>
          </w:tcPr>
          <w:p w14:paraId="4F517E3D" w14:textId="77777777" w:rsidR="00930EE2" w:rsidRPr="001957DE" w:rsidRDefault="005A716F" w:rsidP="007B2EDF">
            <w:pPr>
              <w:pStyle w:val="Compact"/>
            </w:pPr>
            <w:r w:rsidRPr="001957DE">
              <w:rPr>
                <w:rStyle w:val="VerbatimChar"/>
                <w:rFonts w:ascii="Times New Roman" w:hAnsi="Times New Roman" w:cs="Times New Roman"/>
              </w:rPr>
              <w:t>/\"(\\\\.|[^\"])*\"/</w:t>
            </w:r>
          </w:p>
        </w:tc>
        <w:tc>
          <w:tcPr>
            <w:tcW w:w="4211" w:type="dxa"/>
          </w:tcPr>
          <w:p w14:paraId="0464BC83" w14:textId="77777777" w:rsidR="00930EE2" w:rsidRPr="001957DE" w:rsidRDefault="005A716F" w:rsidP="007B2EDF">
            <w:pPr>
              <w:pStyle w:val="Compact"/>
              <w:rPr>
                <w:lang w:eastAsia="zh-CN"/>
              </w:rPr>
            </w:pPr>
            <w:r w:rsidRPr="001957DE">
              <w:rPr>
                <w:lang w:eastAsia="zh-CN"/>
              </w:rPr>
              <w:t>以</w:t>
            </w:r>
            <w:r w:rsidRPr="001957DE">
              <w:rPr>
                <w:lang w:eastAsia="zh-CN"/>
              </w:rPr>
              <w:t>\</w:t>
            </w:r>
            <w:r w:rsidRPr="001957DE">
              <w:rPr>
                <w:lang w:eastAsia="zh-CN"/>
              </w:rPr>
              <w:t>开头的单字符或除了</w:t>
            </w:r>
            <w:r w:rsidRPr="001957DE">
              <w:rPr>
                <w:lang w:eastAsia="zh-CN"/>
              </w:rPr>
              <w:t>”</w:t>
            </w:r>
            <w:r w:rsidRPr="001957DE">
              <w:rPr>
                <w:lang w:eastAsia="zh-CN"/>
              </w:rPr>
              <w:t>之外的任意字符</w:t>
            </w:r>
          </w:p>
        </w:tc>
      </w:tr>
      <w:tr w:rsidR="00930EE2" w:rsidRPr="001957DE" w14:paraId="5EA3465C" w14:textId="77777777" w:rsidTr="007E53C1">
        <w:tc>
          <w:tcPr>
            <w:tcW w:w="0" w:type="auto"/>
          </w:tcPr>
          <w:p w14:paraId="562513CE" w14:textId="77777777" w:rsidR="00930EE2" w:rsidRPr="001957DE" w:rsidRDefault="005A716F" w:rsidP="007B2EDF">
            <w:pPr>
              <w:pStyle w:val="Compact"/>
            </w:pPr>
            <w:r w:rsidRPr="001957DE">
              <w:t>comment</w:t>
            </w:r>
          </w:p>
        </w:tc>
        <w:tc>
          <w:tcPr>
            <w:tcW w:w="3535" w:type="dxa"/>
          </w:tcPr>
          <w:p w14:paraId="6775BB52" w14:textId="77777777" w:rsidR="00930EE2" w:rsidRPr="001957DE" w:rsidRDefault="005A716F" w:rsidP="007B2EDF">
            <w:pPr>
              <w:pStyle w:val="Compact"/>
            </w:pPr>
            <w:r w:rsidRPr="001957DE">
              <w:rPr>
                <w:rStyle w:val="VerbatimChar"/>
                <w:rFonts w:ascii="Times New Roman" w:hAnsi="Times New Roman" w:cs="Times New Roman"/>
              </w:rPr>
              <w:t>/;[^\\r\\n]*/</w:t>
            </w:r>
          </w:p>
        </w:tc>
        <w:tc>
          <w:tcPr>
            <w:tcW w:w="4211" w:type="dxa"/>
          </w:tcPr>
          <w:p w14:paraId="2AA031CD" w14:textId="77777777" w:rsidR="00930EE2" w:rsidRPr="001957DE" w:rsidRDefault="005A716F" w:rsidP="007B2EDF">
            <w:pPr>
              <w:pStyle w:val="Compact"/>
              <w:rPr>
                <w:lang w:eastAsia="zh-CN"/>
              </w:rPr>
            </w:pPr>
            <w:r w:rsidRPr="001957DE">
              <w:rPr>
                <w:lang w:eastAsia="zh-CN"/>
              </w:rPr>
              <w:t>以</w:t>
            </w:r>
            <w:r w:rsidRPr="001957DE">
              <w:rPr>
                <w:rStyle w:val="VerbatimChar"/>
                <w:rFonts w:ascii="Times New Roman" w:hAnsi="Times New Roman" w:cs="Times New Roman"/>
                <w:lang w:eastAsia="zh-CN"/>
              </w:rPr>
              <w:t>;</w:t>
            </w:r>
            <w:r w:rsidRPr="001957DE">
              <w:rPr>
                <w:lang w:eastAsia="zh-CN"/>
              </w:rPr>
              <w:t>开头的除了</w:t>
            </w:r>
            <w:r w:rsidRPr="001957DE">
              <w:rPr>
                <w:rStyle w:val="VerbatimChar"/>
                <w:rFonts w:ascii="Times New Roman" w:hAnsi="Times New Roman" w:cs="Times New Roman"/>
                <w:lang w:eastAsia="zh-CN"/>
              </w:rPr>
              <w:t>\r\n</w:t>
            </w:r>
            <w:r w:rsidRPr="001957DE">
              <w:rPr>
                <w:lang w:eastAsia="zh-CN"/>
              </w:rPr>
              <w:t>之外的任意多个字符</w:t>
            </w:r>
          </w:p>
        </w:tc>
      </w:tr>
      <w:tr w:rsidR="00930EE2" w:rsidRPr="001957DE" w14:paraId="11D62936" w14:textId="77777777" w:rsidTr="007E53C1">
        <w:tc>
          <w:tcPr>
            <w:tcW w:w="0" w:type="auto"/>
          </w:tcPr>
          <w:p w14:paraId="38CF1CCD" w14:textId="77777777" w:rsidR="00930EE2" w:rsidRPr="001957DE" w:rsidRDefault="005A716F" w:rsidP="007B2EDF">
            <w:pPr>
              <w:pStyle w:val="Compact"/>
            </w:pPr>
            <w:r w:rsidRPr="001957DE">
              <w:t>sexpr</w:t>
            </w:r>
          </w:p>
        </w:tc>
        <w:tc>
          <w:tcPr>
            <w:tcW w:w="3535" w:type="dxa"/>
          </w:tcPr>
          <w:p w14:paraId="7C90B518" w14:textId="77777777" w:rsidR="00930EE2" w:rsidRPr="001957DE" w:rsidRDefault="005A716F" w:rsidP="007B2EDF">
            <w:pPr>
              <w:pStyle w:val="Compact"/>
            </w:pPr>
            <w:r w:rsidRPr="001957DE">
              <w:rPr>
                <w:rStyle w:val="VerbatimChar"/>
                <w:rFonts w:ascii="Times New Roman" w:hAnsi="Times New Roman" w:cs="Times New Roman"/>
              </w:rPr>
              <w:t>'[' &lt;expr&gt;* ']'</w:t>
            </w:r>
          </w:p>
        </w:tc>
        <w:tc>
          <w:tcPr>
            <w:tcW w:w="4211" w:type="dxa"/>
          </w:tcPr>
          <w:p w14:paraId="568044A4" w14:textId="77777777" w:rsidR="00930EE2" w:rsidRPr="001957DE" w:rsidRDefault="005A716F" w:rsidP="007B2EDF">
            <w:pPr>
              <w:pStyle w:val="Compact"/>
            </w:pPr>
            <w:r w:rsidRPr="001957DE">
              <w:t>被</w:t>
            </w:r>
            <w:r w:rsidRPr="001957DE">
              <w:t>”[ ]“</w:t>
            </w:r>
            <w:r w:rsidRPr="001957DE">
              <w:t>包裹起来的任意条</w:t>
            </w:r>
            <w:r w:rsidRPr="001957DE">
              <w:rPr>
                <w:rStyle w:val="VerbatimChar"/>
                <w:rFonts w:ascii="Times New Roman" w:hAnsi="Times New Roman" w:cs="Times New Roman"/>
              </w:rPr>
              <w:t>&lt;expr&gt;</w:t>
            </w:r>
          </w:p>
        </w:tc>
      </w:tr>
      <w:tr w:rsidR="00930EE2" w:rsidRPr="001957DE" w14:paraId="73CF226D" w14:textId="77777777" w:rsidTr="007E53C1">
        <w:tc>
          <w:tcPr>
            <w:tcW w:w="0" w:type="auto"/>
          </w:tcPr>
          <w:p w14:paraId="5FF7CA17" w14:textId="77777777" w:rsidR="00930EE2" w:rsidRPr="001957DE" w:rsidRDefault="005A716F" w:rsidP="007B2EDF">
            <w:pPr>
              <w:pStyle w:val="Compact"/>
            </w:pPr>
            <w:r w:rsidRPr="001957DE">
              <w:t>qexpr</w:t>
            </w:r>
          </w:p>
        </w:tc>
        <w:tc>
          <w:tcPr>
            <w:tcW w:w="3535" w:type="dxa"/>
          </w:tcPr>
          <w:p w14:paraId="4010CD84" w14:textId="77777777" w:rsidR="00930EE2" w:rsidRPr="001957DE" w:rsidRDefault="005A716F" w:rsidP="007B2EDF">
            <w:pPr>
              <w:pStyle w:val="Compact"/>
            </w:pPr>
            <w:r w:rsidRPr="001957DE">
              <w:rPr>
                <w:rStyle w:val="VerbatimChar"/>
                <w:rFonts w:ascii="Times New Roman" w:hAnsi="Times New Roman" w:cs="Times New Roman"/>
              </w:rPr>
              <w:t>'{' &lt;expr&gt;* '}'</w:t>
            </w:r>
          </w:p>
        </w:tc>
        <w:tc>
          <w:tcPr>
            <w:tcW w:w="4211" w:type="dxa"/>
          </w:tcPr>
          <w:p w14:paraId="5FA90FC7" w14:textId="77777777" w:rsidR="00930EE2" w:rsidRPr="001957DE" w:rsidRDefault="005A716F" w:rsidP="007B2EDF">
            <w:pPr>
              <w:pStyle w:val="Compact"/>
            </w:pPr>
            <w:r w:rsidRPr="001957DE">
              <w:t>被</w:t>
            </w:r>
            <w:r w:rsidRPr="001957DE">
              <w:t>”{ }“</w:t>
            </w:r>
            <w:r w:rsidRPr="001957DE">
              <w:t>包裹起来的任意条</w:t>
            </w:r>
            <w:r w:rsidRPr="001957DE">
              <w:rPr>
                <w:rStyle w:val="VerbatimChar"/>
                <w:rFonts w:ascii="Times New Roman" w:hAnsi="Times New Roman" w:cs="Times New Roman"/>
              </w:rPr>
              <w:t>&lt;expr&gt;</w:t>
            </w:r>
          </w:p>
        </w:tc>
      </w:tr>
      <w:tr w:rsidR="00930EE2" w:rsidRPr="001957DE" w14:paraId="4121B84E" w14:textId="77777777" w:rsidTr="007E53C1">
        <w:tc>
          <w:tcPr>
            <w:tcW w:w="0" w:type="auto"/>
          </w:tcPr>
          <w:p w14:paraId="6C68A755" w14:textId="77777777" w:rsidR="00930EE2" w:rsidRPr="001957DE" w:rsidRDefault="005A716F" w:rsidP="007B2EDF">
            <w:pPr>
              <w:pStyle w:val="Compact"/>
            </w:pPr>
            <w:r w:rsidRPr="001957DE">
              <w:t>expr</w:t>
            </w:r>
          </w:p>
        </w:tc>
        <w:tc>
          <w:tcPr>
            <w:tcW w:w="3535" w:type="dxa"/>
          </w:tcPr>
          <w:p w14:paraId="05E84BE9" w14:textId="77777777" w:rsidR="006027B6" w:rsidRPr="001957DE" w:rsidRDefault="005A716F" w:rsidP="007B2EDF">
            <w:pPr>
              <w:pStyle w:val="Compact"/>
              <w:rPr>
                <w:rStyle w:val="VerbatimChar"/>
                <w:rFonts w:ascii="Times New Roman" w:hAnsi="Times New Roman" w:cs="Times New Roman"/>
              </w:rPr>
            </w:pPr>
            <w:r w:rsidRPr="001957DE">
              <w:rPr>
                <w:rStyle w:val="VerbatimChar"/>
                <w:rFonts w:ascii="Times New Roman" w:hAnsi="Times New Roman" w:cs="Times New Roman"/>
              </w:rPr>
              <w:t>&lt;number&gt;</w:t>
            </w:r>
            <w:r w:rsidR="00C641FE" w:rsidRPr="001957DE">
              <w:rPr>
                <w:rStyle w:val="VerbatimChar"/>
                <w:rFonts w:ascii="Times New Roman" w:hAnsi="Times New Roman" w:cs="Times New Roman"/>
              </w:rPr>
              <w:t>|</w:t>
            </w:r>
            <w:r w:rsidR="00422864" w:rsidRPr="001957DE">
              <w:rPr>
                <w:rStyle w:val="VerbatimChar"/>
                <w:rFonts w:ascii="Times New Roman" w:hAnsi="Times New Roman" w:cs="Times New Roman"/>
              </w:rPr>
              <w:t>&lt;doubel&gt;|</w:t>
            </w:r>
          </w:p>
          <w:p w14:paraId="3BB4F001" w14:textId="77777777" w:rsidR="006027B6" w:rsidRPr="001957DE" w:rsidRDefault="005A716F" w:rsidP="007B2EDF">
            <w:pPr>
              <w:pStyle w:val="Compact"/>
              <w:rPr>
                <w:rStyle w:val="VerbatimChar"/>
                <w:rFonts w:ascii="Times New Roman" w:hAnsi="Times New Roman" w:cs="Times New Roman"/>
                <w:lang w:eastAsia="zh-CN"/>
              </w:rPr>
            </w:pPr>
            <w:r w:rsidRPr="001957DE">
              <w:rPr>
                <w:rStyle w:val="VerbatimChar"/>
                <w:rFonts w:ascii="Times New Roman" w:hAnsi="Times New Roman" w:cs="Times New Roman"/>
              </w:rPr>
              <w:t>&lt;symbol&gt;</w:t>
            </w:r>
            <w:r w:rsidR="00C641FE" w:rsidRPr="001957DE">
              <w:rPr>
                <w:rStyle w:val="VerbatimChar"/>
                <w:rFonts w:ascii="Times New Roman" w:hAnsi="Times New Roman" w:cs="Times New Roman"/>
              </w:rPr>
              <w:t>|</w:t>
            </w:r>
            <w:r w:rsidRPr="001957DE">
              <w:rPr>
                <w:rStyle w:val="VerbatimChar"/>
                <w:rFonts w:ascii="Times New Roman" w:hAnsi="Times New Roman" w:cs="Times New Roman"/>
              </w:rPr>
              <w:t>&lt;string&gt;</w:t>
            </w:r>
            <w:r w:rsidR="006027B6" w:rsidRPr="001957DE">
              <w:rPr>
                <w:rStyle w:val="VerbatimChar"/>
                <w:rFonts w:ascii="Times New Roman" w:hAnsi="Times New Roman" w:cs="Times New Roman"/>
                <w:lang w:eastAsia="zh-CN"/>
              </w:rPr>
              <w:t>|</w:t>
            </w:r>
          </w:p>
          <w:p w14:paraId="27681F58" w14:textId="77777777" w:rsidR="00930EE2" w:rsidRPr="001957DE" w:rsidRDefault="005A716F" w:rsidP="007B2EDF">
            <w:pPr>
              <w:pStyle w:val="Compact"/>
              <w:rPr>
                <w:rPrChange w:id="492" w:author="ZHANG" w:date="2022-05-04T16:49:00Z">
                  <w:rPr>
                    <w:rFonts w:ascii="Consolas" w:hAnsi="Consolas"/>
                    <w:sz w:val="22"/>
                  </w:rPr>
                </w:rPrChange>
              </w:rPr>
            </w:pPr>
            <w:r w:rsidRPr="001957DE">
              <w:rPr>
                <w:rStyle w:val="VerbatimChar"/>
                <w:rFonts w:ascii="Times New Roman" w:hAnsi="Times New Roman" w:cs="Times New Roman"/>
              </w:rPr>
              <w:t>&lt;comment&gt;</w:t>
            </w:r>
            <w:r w:rsidR="00C641FE" w:rsidRPr="001957DE">
              <w:rPr>
                <w:rStyle w:val="VerbatimChar"/>
                <w:rFonts w:ascii="Times New Roman" w:hAnsi="Times New Roman" w:cs="Times New Roman"/>
              </w:rPr>
              <w:t>|</w:t>
            </w:r>
            <w:r w:rsidRPr="001957DE">
              <w:rPr>
                <w:rStyle w:val="VerbatimChar"/>
                <w:rFonts w:ascii="Times New Roman" w:hAnsi="Times New Roman" w:cs="Times New Roman"/>
              </w:rPr>
              <w:t>&lt;sexpr&gt;</w:t>
            </w:r>
            <w:r w:rsidR="00C641FE" w:rsidRPr="001957DE">
              <w:rPr>
                <w:rStyle w:val="VerbatimChar"/>
                <w:rFonts w:ascii="Times New Roman" w:hAnsi="Times New Roman" w:cs="Times New Roman"/>
              </w:rPr>
              <w:t>|</w:t>
            </w:r>
            <w:r w:rsidRPr="001957DE">
              <w:rPr>
                <w:rStyle w:val="VerbatimChar"/>
                <w:rFonts w:ascii="Times New Roman" w:hAnsi="Times New Roman" w:cs="Times New Roman"/>
              </w:rPr>
              <w:t>&lt;qexpr&gt;</w:t>
            </w:r>
          </w:p>
        </w:tc>
        <w:tc>
          <w:tcPr>
            <w:tcW w:w="4211" w:type="dxa"/>
          </w:tcPr>
          <w:p w14:paraId="608749A9" w14:textId="77777777" w:rsidR="00930EE2" w:rsidRPr="001957DE" w:rsidRDefault="005A716F" w:rsidP="007B2EDF">
            <w:pPr>
              <w:pStyle w:val="Compact"/>
              <w:rPr>
                <w:lang w:eastAsia="zh-CN"/>
              </w:rPr>
            </w:pPr>
            <w:r w:rsidRPr="001957DE">
              <w:rPr>
                <w:lang w:eastAsia="zh-CN"/>
              </w:rPr>
              <w:t>任意一条</w:t>
            </w:r>
            <w:r w:rsidR="00422864" w:rsidRPr="001957DE">
              <w:rPr>
                <w:lang w:eastAsia="zh-CN"/>
              </w:rPr>
              <w:t>以上七种</w:t>
            </w:r>
            <w:r w:rsidRPr="001957DE">
              <w:rPr>
                <w:lang w:eastAsia="zh-CN"/>
              </w:rPr>
              <w:t>种类型</w:t>
            </w:r>
          </w:p>
        </w:tc>
      </w:tr>
      <w:tr w:rsidR="00930EE2" w:rsidRPr="001957DE" w14:paraId="79F11A91" w14:textId="77777777" w:rsidTr="007E53C1">
        <w:tc>
          <w:tcPr>
            <w:tcW w:w="0" w:type="auto"/>
          </w:tcPr>
          <w:p w14:paraId="45A84EFE" w14:textId="77777777" w:rsidR="00930EE2" w:rsidRPr="001957DE" w:rsidRDefault="005A716F" w:rsidP="007B2EDF">
            <w:pPr>
              <w:pStyle w:val="Compact"/>
            </w:pPr>
            <w:r w:rsidRPr="001957DE">
              <w:t>lexpression</w:t>
            </w:r>
          </w:p>
        </w:tc>
        <w:tc>
          <w:tcPr>
            <w:tcW w:w="3535" w:type="dxa"/>
          </w:tcPr>
          <w:p w14:paraId="64EB4B20" w14:textId="77777777" w:rsidR="00930EE2" w:rsidRPr="001957DE" w:rsidRDefault="005A716F" w:rsidP="007B2EDF">
            <w:pPr>
              <w:pStyle w:val="Compact"/>
            </w:pPr>
            <w:r w:rsidRPr="001957DE">
              <w:rPr>
                <w:rStyle w:val="VerbatimChar"/>
                <w:rFonts w:ascii="Times New Roman" w:hAnsi="Times New Roman" w:cs="Times New Roman"/>
              </w:rPr>
              <w:t>/^/ &lt;expr&gt;* /$/</w:t>
            </w:r>
          </w:p>
        </w:tc>
        <w:tc>
          <w:tcPr>
            <w:tcW w:w="4211" w:type="dxa"/>
          </w:tcPr>
          <w:p w14:paraId="31ADF733" w14:textId="77777777" w:rsidR="00930EE2" w:rsidRPr="001957DE" w:rsidRDefault="005A716F" w:rsidP="007B2EDF">
            <w:pPr>
              <w:pStyle w:val="Compact"/>
            </w:pPr>
            <w:r w:rsidRPr="001957DE">
              <w:rPr>
                <w:rFonts w:hint="eastAsia"/>
                <w:rPrChange w:id="493" w:author="ZHANG" w:date="2022-05-04T16:49:00Z">
                  <w:rPr>
                    <w:rFonts w:ascii="宋体" w:hAnsi="宋体" w:cs="宋体" w:hint="eastAsia"/>
                  </w:rPr>
                </w:rPrChange>
              </w:rPr>
              <w:t>任意多条</w:t>
            </w:r>
            <w:r w:rsidR="006027B6" w:rsidRPr="001957DE">
              <w:rPr>
                <w:lang w:eastAsia="zh-CN"/>
                <w:rPrChange w:id="494" w:author="ZHANG" w:date="2022-05-04T16:49:00Z">
                  <w:rPr>
                    <w:rFonts w:ascii="Consolas" w:hAnsi="Consolas" w:cs="Consolas"/>
                    <w:lang w:eastAsia="zh-CN"/>
                  </w:rPr>
                </w:rPrChange>
              </w:rPr>
              <w:t>&lt;</w:t>
            </w:r>
            <w:r w:rsidRPr="001957DE">
              <w:rPr>
                <w:rPrChange w:id="495" w:author="ZHANG" w:date="2022-05-04T16:49:00Z">
                  <w:rPr>
                    <w:rFonts w:ascii="Consolas" w:hAnsi="Consolas" w:cs="Consolas"/>
                  </w:rPr>
                </w:rPrChange>
              </w:rPr>
              <w:t>expr</w:t>
            </w:r>
            <w:r w:rsidR="006027B6" w:rsidRPr="001957DE">
              <w:rPr>
                <w:rPrChange w:id="496" w:author="ZHANG" w:date="2022-05-04T16:49:00Z">
                  <w:rPr>
                    <w:rFonts w:ascii="Consolas" w:hAnsi="Consolas" w:cs="Consolas"/>
                  </w:rPr>
                </w:rPrChange>
              </w:rPr>
              <w:t>&gt;</w:t>
            </w:r>
          </w:p>
        </w:tc>
      </w:tr>
    </w:tbl>
    <w:p w14:paraId="319531F9" w14:textId="77777777" w:rsidR="00930EE2" w:rsidRPr="001957DE" w:rsidRDefault="005A716F" w:rsidP="002A64AF">
      <w:pPr>
        <w:pStyle w:val="FirstParagraph"/>
        <w:spacing w:after="240"/>
        <w:ind w:firstLine="480"/>
      </w:pPr>
      <w:r w:rsidRPr="001957DE">
        <w:t>由上表可知，</w:t>
      </w:r>
      <w:r w:rsidRPr="001957DE">
        <w:t xml:space="preserve">expr[ession] </w:t>
      </w:r>
      <w:r w:rsidRPr="001957DE">
        <w:t>只是前</w:t>
      </w:r>
      <w:r w:rsidR="006027B6" w:rsidRPr="001957DE">
        <w:t>七</w:t>
      </w:r>
      <w:r w:rsidRPr="001957DE">
        <w:t>种类型的囊括，而</w:t>
      </w:r>
      <w:r w:rsidRPr="001957DE">
        <w:t xml:space="preserve">lexpression </w:t>
      </w:r>
      <w:r w:rsidRPr="001957DE">
        <w:t>是任意个</w:t>
      </w:r>
      <w:r w:rsidRPr="001957DE">
        <w:t xml:space="preserve">expr[ession] </w:t>
      </w:r>
      <w:r w:rsidRPr="001957DE">
        <w:t>的列表。这样做的目的是方便在程序中统一捕获符合</w:t>
      </w:r>
      <w:r w:rsidRPr="001957DE">
        <w:rPr>
          <w:rStyle w:val="VerbatimChar"/>
          <w:rFonts w:ascii="Times New Roman" w:hAnsi="Times New Roman" w:cs="Times New Roman"/>
        </w:rPr>
        <w:t>LExpression</w:t>
      </w:r>
      <w:r w:rsidRPr="001957DE">
        <w:t>规则的输入并绑定在一个指向函数抽象语法树的指针</w:t>
      </w:r>
      <w:r w:rsidRPr="001957DE">
        <w:t xml:space="preserve"> raw </w:t>
      </w:r>
      <w:r w:rsidRPr="001957DE">
        <w:t>上。</w:t>
      </w:r>
    </w:p>
    <w:p w14:paraId="43AAFCB1" w14:textId="77777777" w:rsidR="00930EE2" w:rsidRPr="001957DE" w:rsidRDefault="005A716F" w:rsidP="002A64AF">
      <w:pPr>
        <w:pStyle w:val="FirstParagraph"/>
        <w:spacing w:after="240"/>
        <w:ind w:firstLine="480"/>
      </w:pPr>
      <w:r w:rsidRPr="001957DE">
        <w:t>（输入流中的捕获）</w:t>
      </w:r>
    </w:p>
    <w:p w14:paraId="11ACE6F9" w14:textId="77777777" w:rsidR="00930EE2" w:rsidRPr="00794BD1" w:rsidRDefault="005A716F" w:rsidP="0066150F">
      <w:pPr>
        <w:pStyle w:val="a9"/>
      </w:pPr>
      <w:r w:rsidRPr="00794BD1">
        <w:rPr>
          <w:rStyle w:val="NormalTok"/>
          <w:rFonts w:ascii="Times New Roman" w:hAnsi="Times New Roman" w:cs="Times New Roman"/>
        </w:rPr>
        <w:t>mpc_result_t raw</w:t>
      </w:r>
      <w:r w:rsidRPr="00794BD1">
        <w:rPr>
          <w:rStyle w:val="OperatorTok"/>
          <w:rFonts w:ascii="Times New Roman" w:hAnsi="Times New Roman" w:cs="Times New Roman"/>
        </w:rPr>
        <w:t>;</w:t>
      </w:r>
      <w:r w:rsidRPr="00794BD1">
        <w:br/>
      </w:r>
      <w:r w:rsidRPr="00794BD1">
        <w:rPr>
          <w:rStyle w:val="NormalTok"/>
          <w:rFonts w:ascii="Times New Roman" w:hAnsi="Times New Roman" w:cs="Times New Roman"/>
        </w:rPr>
        <w:t>……</w:t>
      </w:r>
      <w:r w:rsidRPr="00794BD1">
        <w:br/>
      </w:r>
      <w:r w:rsidRPr="00794BD1">
        <w:rPr>
          <w:rStyle w:val="ControlFlowTok"/>
          <w:rFonts w:ascii="Times New Roman" w:hAnsi="Times New Roman" w:cs="Times New Roman"/>
        </w:rPr>
        <w:t>if</w:t>
      </w:r>
      <w:r w:rsidRPr="00794BD1">
        <w:rPr>
          <w:rStyle w:val="OperatorTok"/>
          <w:rFonts w:ascii="Times New Roman" w:hAnsi="Times New Roman" w:cs="Times New Roman"/>
        </w:rPr>
        <w:t>(</w:t>
      </w:r>
      <w:r w:rsidRPr="00794BD1">
        <w:rPr>
          <w:rStyle w:val="NormalTok"/>
          <w:rFonts w:ascii="Times New Roman" w:hAnsi="Times New Roman" w:cs="Times New Roman"/>
        </w:rPr>
        <w:t>mpc_parse</w:t>
      </w:r>
      <w:r w:rsidRPr="00794BD1">
        <w:rPr>
          <w:rStyle w:val="OperatorTok"/>
          <w:rFonts w:ascii="Times New Roman" w:hAnsi="Times New Roman" w:cs="Times New Roman"/>
        </w:rPr>
        <w:t>(</w:t>
      </w:r>
      <w:r w:rsidRPr="00794BD1">
        <w:rPr>
          <w:rStyle w:val="StringTok"/>
          <w:rFonts w:ascii="Times New Roman" w:hAnsi="Times New Roman" w:cs="Times New Roman"/>
        </w:rPr>
        <w:t>"&lt;stdin&gt;"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input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LExpression</w:t>
      </w:r>
      <w:r w:rsidRPr="00794BD1">
        <w:rPr>
          <w:rStyle w:val="OperatorTok"/>
          <w:rFonts w:ascii="Times New Roman" w:hAnsi="Times New Roman" w:cs="Times New Roman"/>
        </w:rPr>
        <w:t>,&amp;</w:t>
      </w:r>
      <w:r w:rsidRPr="00794BD1">
        <w:rPr>
          <w:rStyle w:val="NormalTok"/>
          <w:rFonts w:ascii="Times New Roman" w:hAnsi="Times New Roman" w:cs="Times New Roman"/>
        </w:rPr>
        <w:t>raw</w:t>
      </w:r>
      <w:r w:rsidRPr="00794BD1">
        <w:rPr>
          <w:rStyle w:val="OperatorTok"/>
          <w:rFonts w:ascii="Times New Roman" w:hAnsi="Times New Roman" w:cs="Times New Roman"/>
        </w:rPr>
        <w:t>)){</w:t>
      </w:r>
      <w:r w:rsidRPr="00794BD1">
        <w:rPr>
          <w:rStyle w:val="NormalTok"/>
          <w:rFonts w:ascii="Times New Roman" w:hAnsi="Times New Roman" w:cs="Times New Roman"/>
        </w:rPr>
        <w:t>……</w:t>
      </w:r>
      <w:r w:rsidRPr="00794BD1">
        <w:rPr>
          <w:rStyle w:val="OperatorTok"/>
          <w:rFonts w:ascii="Times New Roman" w:hAnsi="Times New Roman" w:cs="Times New Roman"/>
        </w:rPr>
        <w:t>}</w:t>
      </w:r>
    </w:p>
    <w:p w14:paraId="31259BAD" w14:textId="77777777" w:rsidR="00930EE2" w:rsidRPr="001957DE" w:rsidRDefault="005A716F" w:rsidP="002A64AF">
      <w:pPr>
        <w:pStyle w:val="FirstParagraph"/>
        <w:spacing w:after="240"/>
        <w:ind w:firstLine="480"/>
      </w:pPr>
      <w:r w:rsidRPr="001957DE">
        <w:t>（文件流中的捕获）</w:t>
      </w:r>
    </w:p>
    <w:p w14:paraId="0AD1FEB0" w14:textId="77777777" w:rsidR="00930EE2" w:rsidRPr="00794BD1" w:rsidRDefault="005A716F" w:rsidP="0066150F">
      <w:pPr>
        <w:pStyle w:val="a9"/>
        <w:rPr>
          <w:rStyle w:val="OperatorTok"/>
          <w:rFonts w:ascii="Times New Roman" w:hAnsi="Times New Roman" w:cs="Times New Roman"/>
          <w:color w:val="auto"/>
          <w:sz w:val="24"/>
        </w:rPr>
      </w:pPr>
      <w:r w:rsidRPr="00794BD1">
        <w:rPr>
          <w:rStyle w:val="ControlFlowTok"/>
          <w:rFonts w:ascii="Times New Roman" w:hAnsi="Times New Roman" w:cs="Times New Roman"/>
          <w:bCs/>
          <w:color w:val="006F20"/>
          <w:sz w:val="24"/>
        </w:rPr>
        <w:t>if</w:t>
      </w:r>
      <w:r w:rsidRPr="00794BD1">
        <w:rPr>
          <w:rStyle w:val="OperatorTok"/>
          <w:rFonts w:ascii="Times New Roman" w:hAnsi="Times New Roman" w:cs="Times New Roman"/>
          <w:color w:val="auto"/>
          <w:sz w:val="24"/>
        </w:rPr>
        <w:t>(</w:t>
      </w:r>
      <w:r w:rsidRPr="00794BD1">
        <w:rPr>
          <w:rStyle w:val="NormalTok"/>
          <w:rFonts w:ascii="Times New Roman" w:hAnsi="Times New Roman" w:cs="Times New Roman"/>
          <w:sz w:val="24"/>
        </w:rPr>
        <w:t>mpc_parse_contents</w:t>
      </w:r>
      <w:r w:rsidRPr="00794BD1">
        <w:rPr>
          <w:rStyle w:val="OperatorTok"/>
          <w:rFonts w:ascii="Times New Roman" w:hAnsi="Times New Roman" w:cs="Times New Roman"/>
          <w:color w:val="auto"/>
          <w:sz w:val="24"/>
        </w:rPr>
        <w:t>(</w:t>
      </w:r>
      <w:r w:rsidRPr="00794BD1">
        <w:rPr>
          <w:rStyle w:val="NormalTok"/>
          <w:rFonts w:ascii="Times New Roman" w:hAnsi="Times New Roman" w:cs="Times New Roman"/>
          <w:sz w:val="24"/>
        </w:rPr>
        <w:t>obj</w:t>
      </w:r>
      <w:r w:rsidRPr="00794BD1">
        <w:rPr>
          <w:rStyle w:val="OperatorTok"/>
          <w:rFonts w:ascii="Times New Roman" w:hAnsi="Times New Roman" w:cs="Times New Roman"/>
          <w:color w:val="auto"/>
          <w:sz w:val="24"/>
        </w:rPr>
        <w:t>-&gt;</w:t>
      </w:r>
      <w:r w:rsidRPr="00794BD1">
        <w:rPr>
          <w:rStyle w:val="NormalTok"/>
          <w:rFonts w:ascii="Times New Roman" w:hAnsi="Times New Roman" w:cs="Times New Roman"/>
          <w:sz w:val="24"/>
        </w:rPr>
        <w:t>sub_obj</w:t>
      </w:r>
      <w:r w:rsidRPr="00794BD1">
        <w:rPr>
          <w:rStyle w:val="OperatorTok"/>
          <w:rFonts w:ascii="Times New Roman" w:hAnsi="Times New Roman" w:cs="Times New Roman"/>
          <w:color w:val="auto"/>
          <w:sz w:val="24"/>
        </w:rPr>
        <w:t>[</w:t>
      </w:r>
      <w:r w:rsidRPr="00794BD1">
        <w:rPr>
          <w:rStyle w:val="DecValTok"/>
          <w:rFonts w:ascii="Times New Roman" w:hAnsi="Times New Roman" w:cs="Times New Roman"/>
          <w:color w:val="auto"/>
          <w:sz w:val="24"/>
        </w:rPr>
        <w:t>0</w:t>
      </w:r>
      <w:r w:rsidRPr="00794BD1">
        <w:rPr>
          <w:rStyle w:val="OperatorTok"/>
          <w:rFonts w:ascii="Times New Roman" w:hAnsi="Times New Roman" w:cs="Times New Roman"/>
          <w:color w:val="auto"/>
          <w:sz w:val="24"/>
        </w:rPr>
        <w:t>]-&gt;</w:t>
      </w:r>
      <w:r w:rsidRPr="00794BD1">
        <w:rPr>
          <w:rStyle w:val="NormalTok"/>
          <w:rFonts w:ascii="Times New Roman" w:hAnsi="Times New Roman" w:cs="Times New Roman"/>
          <w:sz w:val="24"/>
        </w:rPr>
        <w:t>string</w:t>
      </w:r>
      <w:r w:rsidRPr="00794BD1">
        <w:rPr>
          <w:rStyle w:val="OperatorTok"/>
          <w:rFonts w:ascii="Times New Roman" w:hAnsi="Times New Roman" w:cs="Times New Roman"/>
          <w:color w:val="auto"/>
          <w:sz w:val="24"/>
        </w:rPr>
        <w:t>,</w:t>
      </w:r>
      <w:r w:rsidRPr="00794BD1">
        <w:rPr>
          <w:rStyle w:val="NormalTok"/>
          <w:rFonts w:ascii="Times New Roman" w:hAnsi="Times New Roman" w:cs="Times New Roman"/>
          <w:sz w:val="24"/>
        </w:rPr>
        <w:t xml:space="preserve"> LExpression</w:t>
      </w:r>
      <w:r w:rsidRPr="00794BD1">
        <w:rPr>
          <w:rStyle w:val="OperatorTok"/>
          <w:rFonts w:ascii="Times New Roman" w:hAnsi="Times New Roman" w:cs="Times New Roman"/>
          <w:color w:val="auto"/>
          <w:sz w:val="24"/>
        </w:rPr>
        <w:t>,&amp;</w:t>
      </w:r>
      <w:r w:rsidRPr="00794BD1">
        <w:rPr>
          <w:rStyle w:val="NormalTok"/>
          <w:rFonts w:ascii="Times New Roman" w:hAnsi="Times New Roman" w:cs="Times New Roman"/>
          <w:sz w:val="24"/>
        </w:rPr>
        <w:t>raw</w:t>
      </w:r>
      <w:r w:rsidRPr="00794BD1">
        <w:rPr>
          <w:rStyle w:val="OperatorTok"/>
          <w:rFonts w:ascii="Times New Roman" w:hAnsi="Times New Roman" w:cs="Times New Roman"/>
          <w:color w:val="auto"/>
          <w:sz w:val="24"/>
        </w:rPr>
        <w:t>)){</w:t>
      </w:r>
      <w:r w:rsidRPr="00794BD1">
        <w:rPr>
          <w:rStyle w:val="NormalTok"/>
          <w:rFonts w:ascii="Times New Roman" w:hAnsi="Times New Roman" w:cs="Times New Roman"/>
          <w:sz w:val="24"/>
        </w:rPr>
        <w:t>……</w:t>
      </w:r>
      <w:r w:rsidRPr="00794BD1">
        <w:rPr>
          <w:rStyle w:val="OperatorTok"/>
          <w:rFonts w:ascii="Times New Roman" w:hAnsi="Times New Roman" w:cs="Times New Roman"/>
          <w:color w:val="auto"/>
          <w:sz w:val="24"/>
        </w:rPr>
        <w:t>}</w:t>
      </w:r>
    </w:p>
    <w:p w14:paraId="35245A50" w14:textId="77777777" w:rsidR="007E53C1" w:rsidRPr="001957DE" w:rsidRDefault="007E53C1" w:rsidP="002A64AF">
      <w:pPr>
        <w:pStyle w:val="FirstParagraph"/>
        <w:spacing w:after="240"/>
        <w:ind w:firstLine="480"/>
      </w:pPr>
    </w:p>
    <w:p w14:paraId="4EA987A1" w14:textId="77777777" w:rsidR="00930EE2" w:rsidRPr="001957DE" w:rsidRDefault="005A716F" w:rsidP="00D846E7">
      <w:pPr>
        <w:pStyle w:val="2"/>
        <w:spacing w:after="240"/>
        <w:rPr>
          <w:rFonts w:cs="Times New Roman"/>
        </w:rPr>
      </w:pPr>
      <w:bookmarkStart w:id="497" w:name="_Toc104020932"/>
      <w:bookmarkStart w:id="498" w:name="建立函数抽象语法树"/>
      <w:bookmarkEnd w:id="480"/>
      <w:r w:rsidRPr="001957DE">
        <w:rPr>
          <w:rFonts w:cs="Times New Roman"/>
        </w:rPr>
        <w:t>建立函数抽象语法树</w:t>
      </w:r>
      <w:bookmarkEnd w:id="497"/>
    </w:p>
    <w:p w14:paraId="58C4F9CA" w14:textId="03FC21CF" w:rsidR="00930EE2" w:rsidRDefault="005A716F" w:rsidP="002A64AF">
      <w:pPr>
        <w:pStyle w:val="FirstParagraph"/>
        <w:spacing w:after="240"/>
        <w:ind w:firstLine="480"/>
      </w:pPr>
      <w:r w:rsidRPr="001957DE">
        <w:t>语法分析器捕获的结果是一个多叉树，定义如下</w:t>
      </w:r>
      <w:r w:rsidR="003C73CB">
        <w:rPr>
          <w:rFonts w:hint="eastAsia"/>
        </w:rPr>
        <w:t>：</w:t>
      </w:r>
    </w:p>
    <w:p w14:paraId="0F288547" w14:textId="77777777" w:rsidR="00727660" w:rsidRDefault="00727660" w:rsidP="0066150F">
      <w:pPr>
        <w:pStyle w:val="a9"/>
      </w:pPr>
      <w:r w:rsidRPr="00DC272C">
        <w:t>typedef struct</w:t>
      </w:r>
      <w:r>
        <w:t xml:space="preserve"> </w:t>
      </w:r>
      <w:r w:rsidRPr="00DC272C">
        <w:rPr>
          <w:color w:val="E36C0A" w:themeColor="accent6" w:themeShade="BF"/>
        </w:rPr>
        <w:t xml:space="preserve">mpc_ast_t </w:t>
      </w:r>
      <w:r>
        <w:t>{</w:t>
      </w:r>
    </w:p>
    <w:p w14:paraId="208DC139" w14:textId="77777777" w:rsidR="00727660" w:rsidRDefault="00727660" w:rsidP="0066150F">
      <w:pPr>
        <w:pStyle w:val="a9"/>
      </w:pPr>
      <w:r>
        <w:t xml:space="preserve">    </w:t>
      </w:r>
      <w:r w:rsidRPr="00DC272C">
        <w:rPr>
          <w:color w:val="7030A0"/>
        </w:rPr>
        <w:t>char*</w:t>
      </w:r>
      <w:r>
        <w:t xml:space="preserve"> tag;</w:t>
      </w:r>
    </w:p>
    <w:p w14:paraId="793A65AB" w14:textId="77777777" w:rsidR="00727660" w:rsidRDefault="00727660" w:rsidP="0066150F">
      <w:pPr>
        <w:pStyle w:val="a9"/>
      </w:pPr>
      <w:r>
        <w:t xml:space="preserve">    </w:t>
      </w:r>
      <w:r w:rsidRPr="00DC272C">
        <w:rPr>
          <w:color w:val="7030A0"/>
        </w:rPr>
        <w:t>char*</w:t>
      </w:r>
      <w:r>
        <w:t xml:space="preserve"> contents;</w:t>
      </w:r>
    </w:p>
    <w:p w14:paraId="505B59A4" w14:textId="77777777" w:rsidR="00727660" w:rsidRDefault="00727660" w:rsidP="0066150F">
      <w:pPr>
        <w:pStyle w:val="a9"/>
      </w:pPr>
      <w:r>
        <w:t xml:space="preserve">    </w:t>
      </w:r>
      <w:r w:rsidRPr="00DC272C">
        <w:rPr>
          <w:color w:val="E36C0A" w:themeColor="accent6" w:themeShade="BF"/>
        </w:rPr>
        <w:t>mpc_state_t</w:t>
      </w:r>
      <w:r>
        <w:t xml:space="preserve"> state;</w:t>
      </w:r>
    </w:p>
    <w:p w14:paraId="5B8AC09E" w14:textId="77777777" w:rsidR="00727660" w:rsidRDefault="00727660" w:rsidP="0066150F">
      <w:pPr>
        <w:pStyle w:val="a9"/>
      </w:pPr>
      <w:r>
        <w:t xml:space="preserve">    </w:t>
      </w:r>
      <w:r w:rsidRPr="00DC272C">
        <w:rPr>
          <w:color w:val="7030A0"/>
        </w:rPr>
        <w:t>int</w:t>
      </w:r>
      <w:r>
        <w:t xml:space="preserve"> children_num;</w:t>
      </w:r>
    </w:p>
    <w:p w14:paraId="750C57A5" w14:textId="77777777" w:rsidR="00727660" w:rsidRDefault="00727660" w:rsidP="0066150F">
      <w:pPr>
        <w:pStyle w:val="a9"/>
      </w:pPr>
      <w:r>
        <w:t xml:space="preserve">    </w:t>
      </w:r>
      <w:r w:rsidRPr="00DC272C">
        <w:rPr>
          <w:color w:val="7030A0"/>
        </w:rPr>
        <w:t xml:space="preserve">struct </w:t>
      </w:r>
      <w:r w:rsidRPr="00DC272C">
        <w:rPr>
          <w:color w:val="E36C0A" w:themeColor="accent6" w:themeShade="BF"/>
        </w:rPr>
        <w:t>mpc_ast_t</w:t>
      </w:r>
      <w:r w:rsidRPr="00DC272C">
        <w:rPr>
          <w:color w:val="7030A0"/>
        </w:rPr>
        <w:t>**</w:t>
      </w:r>
      <w:r>
        <w:t xml:space="preserve"> children;</w:t>
      </w:r>
    </w:p>
    <w:p w14:paraId="27A1477A" w14:textId="688F0F96" w:rsidR="00451B57" w:rsidRDefault="00727660" w:rsidP="0066150F">
      <w:pPr>
        <w:pStyle w:val="a9"/>
      </w:pPr>
      <w:r>
        <w:t xml:space="preserve">} </w:t>
      </w:r>
      <w:r w:rsidRPr="00DC272C">
        <w:t>mpc_ast_t</w:t>
      </w:r>
      <w:r>
        <w:t>;</w:t>
      </w:r>
    </w:p>
    <w:p w14:paraId="44C50CAA" w14:textId="11AFFD9E" w:rsidR="003611F1" w:rsidRPr="001957DE" w:rsidRDefault="003611F1" w:rsidP="002A64AF">
      <w:pPr>
        <w:pStyle w:val="FirstParagraph"/>
        <w:spacing w:after="240"/>
        <w:ind w:firstLine="480"/>
      </w:pPr>
      <w:r w:rsidRPr="001957DE">
        <w:t>其中</w:t>
      </w:r>
      <w:r w:rsidR="008D4CAB" w:rsidRPr="001957DE">
        <w:t>，</w:t>
      </w:r>
      <w:r w:rsidRPr="001957DE">
        <w:rPr>
          <w:rStyle w:val="VerbatimChar"/>
          <w:rFonts w:ascii="Times New Roman" w:hAnsi="Times New Roman" w:cs="Times New Roman"/>
        </w:rPr>
        <w:t>tag</w:t>
      </w:r>
      <w:r w:rsidRPr="001957DE">
        <w:t>指示了捕获词符的类型（</w:t>
      </w:r>
      <w:r w:rsidRPr="001957DE">
        <w:t>number</w:t>
      </w:r>
      <w:r w:rsidRPr="001957DE">
        <w:t>、</w:t>
      </w:r>
      <w:r w:rsidRPr="001957DE">
        <w:t>symbol</w:t>
      </w:r>
      <w:r w:rsidRPr="001957DE">
        <w:t>、</w:t>
      </w:r>
      <w:r w:rsidRPr="001957DE">
        <w:t>string……</w:t>
      </w:r>
      <w:r w:rsidRPr="001957DE">
        <w:t>外加上</w:t>
      </w:r>
      <w:r w:rsidRPr="001957DE">
        <w:t xml:space="preserve"> “&gt;”</w:t>
      </w:r>
      <w:r w:rsidRPr="001957DE">
        <w:t>、</w:t>
      </w:r>
      <w:r w:rsidRPr="001957DE">
        <w:t xml:space="preserve">“regex” </w:t>
      </w:r>
      <w:r w:rsidRPr="001957DE">
        <w:t>等库定义词符）。</w:t>
      </w:r>
      <w:r w:rsidRPr="001957DE">
        <w:rPr>
          <w:rStyle w:val="VerbatimChar"/>
          <w:rFonts w:ascii="Times New Roman" w:hAnsi="Times New Roman" w:cs="Times New Roman"/>
        </w:rPr>
        <w:t>contents</w:t>
      </w:r>
      <w:r w:rsidRPr="001957DE">
        <w:t>是具体捕获的内容，例如</w:t>
      </w:r>
      <w:r w:rsidRPr="001957DE">
        <w:rPr>
          <w:rStyle w:val="VerbatimChar"/>
          <w:rFonts w:ascii="Times New Roman" w:hAnsi="Times New Roman" w:cs="Times New Roman"/>
        </w:rPr>
        <w:t>tag</w:t>
      </w:r>
      <w:r w:rsidRPr="001957DE">
        <w:t>为</w:t>
      </w:r>
      <w:r w:rsidRPr="001957DE">
        <w:t xml:space="preserve">“number” </w:t>
      </w:r>
      <w:r w:rsidRPr="001957DE">
        <w:t>的结构体中</w:t>
      </w:r>
      <w:r w:rsidRPr="001957DE">
        <w:rPr>
          <w:rStyle w:val="VerbatimChar"/>
          <w:rFonts w:ascii="Times New Roman" w:hAnsi="Times New Roman" w:cs="Times New Roman"/>
        </w:rPr>
        <w:t>contents</w:t>
      </w:r>
      <w:r w:rsidRPr="001957DE">
        <w:t>的内容是</w:t>
      </w:r>
      <w:r w:rsidRPr="001957DE">
        <w:t>“13”</w:t>
      </w:r>
      <w:r w:rsidRPr="001957DE">
        <w:t>。当</w:t>
      </w:r>
      <w:r w:rsidRPr="001957DE">
        <w:rPr>
          <w:rStyle w:val="VerbatimChar"/>
          <w:rFonts w:ascii="Times New Roman" w:hAnsi="Times New Roman" w:cs="Times New Roman"/>
        </w:rPr>
        <w:t>tag</w:t>
      </w:r>
      <w:r w:rsidRPr="001957DE">
        <w:t>为</w:t>
      </w:r>
      <w:r w:rsidRPr="001957DE">
        <w:t>“&gt;”</w:t>
      </w:r>
      <w:r w:rsidRPr="001957DE">
        <w:t>、</w:t>
      </w:r>
      <w:r w:rsidRPr="001957DE">
        <w:t>“sexpr”</w:t>
      </w:r>
      <w:r w:rsidRPr="001957DE">
        <w:t>或</w:t>
      </w:r>
      <w:r w:rsidRPr="001957DE">
        <w:t>“qexpr”</w:t>
      </w:r>
      <w:r w:rsidRPr="001957DE">
        <w:t>时，说明这是一个树根，需要递归读入其子树。</w:t>
      </w:r>
    </w:p>
    <w:p w14:paraId="5683B704" w14:textId="77777777" w:rsidR="003611F1" w:rsidRPr="001957DE" w:rsidRDefault="003611F1" w:rsidP="002A64AF">
      <w:pPr>
        <w:pStyle w:val="FirstParagraph"/>
        <w:spacing w:after="240"/>
        <w:ind w:firstLine="480"/>
      </w:pPr>
    </w:p>
    <w:p w14:paraId="06BA81F4" w14:textId="008D5D4E" w:rsidR="007A276E" w:rsidRDefault="005A716F" w:rsidP="007A276E">
      <w:pPr>
        <w:pStyle w:val="FirstParagraph"/>
        <w:spacing w:after="240"/>
        <w:ind w:firstLine="480"/>
      </w:pPr>
      <w:r w:rsidRPr="001957DE">
        <w:t>函数</w:t>
      </w:r>
      <w:bookmarkStart w:id="499" w:name="OLE_LINK74"/>
      <w:bookmarkStart w:id="500" w:name="OLE_LINK75"/>
      <w:bookmarkStart w:id="501" w:name="OLE_LINK170"/>
      <w:r w:rsidRPr="001957DE">
        <w:rPr>
          <w:rStyle w:val="VerbatimChar"/>
          <w:rFonts w:ascii="Times New Roman" w:hAnsi="Times New Roman" w:cs="Times New Roman"/>
        </w:rPr>
        <w:t>lobj_read()</w:t>
      </w:r>
      <w:bookmarkEnd w:id="499"/>
      <w:bookmarkEnd w:id="500"/>
      <w:bookmarkEnd w:id="501"/>
      <w:r w:rsidRPr="001957DE">
        <w:t>被用来读取一棵抽象语法树的内容并转换成一棵</w:t>
      </w:r>
      <w:r w:rsidRPr="001957DE">
        <w:rPr>
          <w:rStyle w:val="VerbatimChar"/>
          <w:rFonts w:ascii="Times New Roman" w:hAnsi="Times New Roman" w:cs="Times New Roman"/>
        </w:rPr>
        <w:t>Lobject</w:t>
      </w:r>
      <w:r w:rsidRPr="001957DE">
        <w:t>树。</w:t>
      </w:r>
      <w:r w:rsidR="006027B6" w:rsidRPr="001957DE">
        <w:t>当抽象语法树的</w:t>
      </w:r>
      <w:r w:rsidR="006027B6" w:rsidRPr="001957DE">
        <w:rPr>
          <w:rStyle w:val="VerbatimChar"/>
          <w:rFonts w:ascii="Times New Roman" w:hAnsi="Times New Roman" w:cs="Times New Roman"/>
        </w:rPr>
        <w:t>tag</w:t>
      </w:r>
      <w:r w:rsidR="006027B6" w:rsidRPr="001957DE">
        <w:t>是</w:t>
      </w:r>
      <w:r w:rsidR="006027B6" w:rsidRPr="001957DE">
        <w:t>“number”</w:t>
      </w:r>
      <w:r w:rsidR="006027B6" w:rsidRPr="001957DE">
        <w:t>、</w:t>
      </w:r>
      <w:r w:rsidR="006027B6" w:rsidRPr="001957DE">
        <w:t>“symbol”</w:t>
      </w:r>
      <w:r w:rsidR="006027B6" w:rsidRPr="001957DE">
        <w:t>或</w:t>
      </w:r>
      <w:r w:rsidR="006027B6" w:rsidRPr="001957DE">
        <w:t>“string”</w:t>
      </w:r>
      <w:r w:rsidR="006027B6" w:rsidRPr="001957DE">
        <w:t>等</w:t>
      </w:r>
      <m:oMath>
        <m:r>
          <w:rPr>
            <w:rFonts w:ascii="Cambria Math"/>
            <w:rPrChange w:id="502" w:author="ZHANG" w:date="2022-05-04T16:49:00Z">
              <w:rPr>
                <w:rFonts w:ascii="Cambria Math" w:hAnsi="Cambria Math"/>
              </w:rPr>
            </w:rPrChange>
          </w:rPr>
          <m:t>β</m:t>
        </m:r>
      </m:oMath>
      <w:r w:rsidR="006027B6" w:rsidRPr="001957DE">
        <w:t>规范型时，直接返回含有</w:t>
      </w:r>
      <w:r w:rsidR="006027B6" w:rsidRPr="001957DE">
        <w:rPr>
          <w:rStyle w:val="VerbatimChar"/>
          <w:rFonts w:ascii="Times New Roman" w:hAnsi="Times New Roman" w:cs="Times New Roman"/>
        </w:rPr>
        <w:t>content</w:t>
      </w:r>
      <w:r w:rsidR="006027B6" w:rsidRPr="001957DE">
        <w:t>的</w:t>
      </w:r>
      <w:r w:rsidR="006027B6" w:rsidRPr="001957DE">
        <w:t>LObject</w:t>
      </w:r>
      <w:r w:rsidR="006027B6" w:rsidRPr="001957DE">
        <w:t>。当抽象语法树的</w:t>
      </w:r>
      <w:r w:rsidR="006027B6" w:rsidRPr="001957DE">
        <w:rPr>
          <w:rStyle w:val="VerbatimChar"/>
          <w:rFonts w:ascii="Times New Roman" w:hAnsi="Times New Roman" w:cs="Times New Roman"/>
        </w:rPr>
        <w:t>tag</w:t>
      </w:r>
      <w:r w:rsidR="006027B6" w:rsidRPr="001957DE">
        <w:t>是</w:t>
      </w:r>
      <w:r w:rsidR="006027B6" w:rsidRPr="001957DE">
        <w:t>“&gt;”</w:t>
      </w:r>
      <w:r w:rsidR="006027B6" w:rsidRPr="001957DE">
        <w:t>、</w:t>
      </w:r>
      <w:r w:rsidR="006027B6" w:rsidRPr="001957DE">
        <w:t>“sexpr”</w:t>
      </w:r>
      <w:r w:rsidR="006027B6" w:rsidRPr="001957DE">
        <w:t>或</w:t>
      </w:r>
      <w:r w:rsidR="006027B6" w:rsidRPr="001957DE">
        <w:t xml:space="preserve">“qexpr” </w:t>
      </w:r>
      <w:r w:rsidR="006027B6" w:rsidRPr="001957DE">
        <w:t>时，需要首先新建一个新的</w:t>
      </w:r>
      <w:r w:rsidR="006027B6" w:rsidRPr="001957DE">
        <w:t xml:space="preserve">LObject </w:t>
      </w:r>
      <w:r w:rsidR="006027B6" w:rsidRPr="001957DE">
        <w:t>作为子树树根</w:t>
      </w:r>
      <w:r w:rsidR="006027B6" w:rsidRPr="001957DE">
        <w:rPr>
          <w:rStyle w:val="VerbatimChar"/>
          <w:rFonts w:ascii="Times New Roman" w:hAnsi="Times New Roman" w:cs="Times New Roman"/>
        </w:rPr>
        <w:t>result</w:t>
      </w:r>
      <w:r w:rsidR="006027B6" w:rsidRPr="001957DE">
        <w:t>，然后递归调用</w:t>
      </w:r>
      <w:r w:rsidR="006027B6" w:rsidRPr="001957DE">
        <w:rPr>
          <w:rStyle w:val="VerbatimChar"/>
          <w:rFonts w:ascii="Times New Roman" w:hAnsi="Times New Roman" w:cs="Times New Roman"/>
        </w:rPr>
        <w:t>lobj_read()</w:t>
      </w:r>
      <w:r w:rsidR="006027B6" w:rsidRPr="001957DE">
        <w:t>遍历抽象语法树的子树，将结果加入到</w:t>
      </w:r>
      <w:r w:rsidR="006027B6" w:rsidRPr="001957DE">
        <w:rPr>
          <w:rStyle w:val="VerbatimChar"/>
          <w:rFonts w:ascii="Times New Roman" w:hAnsi="Times New Roman" w:cs="Times New Roman"/>
        </w:rPr>
        <w:t>result</w:t>
      </w:r>
      <w:r w:rsidR="006027B6" w:rsidRPr="001957DE">
        <w:t>中并返回。</w:t>
      </w:r>
      <w:bookmarkStart w:id="503" w:name="OLE_LINK168"/>
      <w:bookmarkStart w:id="504" w:name="OLE_LINK169"/>
    </w:p>
    <w:p w14:paraId="4A412F82" w14:textId="7F76AB28" w:rsidR="007A276E" w:rsidRDefault="007A276E" w:rsidP="007A276E">
      <w:pPr>
        <w:pStyle w:val="FirstParagraph"/>
        <w:spacing w:after="240"/>
        <w:ind w:firstLine="440"/>
      </w:pPr>
      <w:r w:rsidRPr="001957DE">
        <w:rPr>
          <w:rStyle w:val="VerbatimChar"/>
          <w:rFonts w:ascii="Times New Roman" w:hAnsi="Times New Roman" w:cs="Times New Roman"/>
        </w:rPr>
        <w:t>lobj_read()</w:t>
      </w:r>
      <w:r>
        <w:rPr>
          <w:rStyle w:val="VerbatimChar"/>
          <w:rFonts w:ascii="Times New Roman" w:hAnsi="Times New Roman" w:cs="Times New Roman"/>
        </w:rPr>
        <w:t xml:space="preserve"> </w:t>
      </w:r>
      <w:r>
        <w:rPr>
          <w:rStyle w:val="VerbatimChar"/>
          <w:rFonts w:ascii="Times New Roman" w:hAnsi="Times New Roman" w:cs="Times New Roman" w:hint="eastAsia"/>
        </w:rPr>
        <w:t>的具体算法和流程图如下：</w:t>
      </w:r>
    </w:p>
    <w:p w14:paraId="53D21850" w14:textId="77777777" w:rsidR="007A276E" w:rsidRDefault="007A276E" w:rsidP="007A276E">
      <w:pPr>
        <w:pStyle w:val="a9"/>
      </w:pPr>
      <w:r>
        <w:rPr>
          <w:b/>
          <w:bCs/>
          <w:color w:val="008000"/>
        </w:rPr>
        <w:t>function</w:t>
      </w:r>
      <w:r>
        <w:t xml:space="preserve"> lobj_read(tree){</w:t>
      </w:r>
    </w:p>
    <w:p w14:paraId="3DFB9CD7" w14:textId="77777777" w:rsidR="007A276E" w:rsidRDefault="007A276E" w:rsidP="007A276E">
      <w:pPr>
        <w:pStyle w:val="a9"/>
      </w:pPr>
      <w:r>
        <w:t xml:space="preserve">    </w:t>
      </w:r>
      <w:r>
        <w:rPr>
          <w:b/>
          <w:bCs/>
          <w:color w:val="008000"/>
        </w:rPr>
        <w:t>switch</w:t>
      </w:r>
      <w:r>
        <w:t>(tree.tag){</w:t>
      </w:r>
    </w:p>
    <w:p w14:paraId="78BCAD88" w14:textId="77777777" w:rsidR="007A276E" w:rsidRDefault="007A276E" w:rsidP="007A276E">
      <w:pPr>
        <w:pStyle w:val="a9"/>
      </w:pPr>
      <w:r>
        <w:t xml:space="preserve">        </w:t>
      </w:r>
      <w:r>
        <w:rPr>
          <w:b/>
          <w:bCs/>
          <w:color w:val="008000"/>
        </w:rPr>
        <w:t>case</w:t>
      </w:r>
      <w:r>
        <w:t xml:space="preserve"> </w:t>
      </w:r>
      <w:r>
        <w:rPr>
          <w:color w:val="BA2121"/>
        </w:rPr>
        <w:t>"number"</w:t>
      </w:r>
      <w:r>
        <w:t xml:space="preserve"> ,</w:t>
      </w:r>
      <w:r>
        <w:rPr>
          <w:color w:val="BA2121"/>
        </w:rPr>
        <w:t>"symbol"</w:t>
      </w:r>
      <w:r>
        <w:t xml:space="preserve"> ,</w:t>
      </w:r>
      <w:r>
        <w:rPr>
          <w:color w:val="BA2121"/>
        </w:rPr>
        <w:t>"string"</w:t>
      </w:r>
      <w:r>
        <w:rPr>
          <w:color w:val="666666"/>
        </w:rPr>
        <w:t>:</w:t>
      </w:r>
    </w:p>
    <w:p w14:paraId="795A3AE8" w14:textId="77777777" w:rsidR="007A276E" w:rsidRDefault="007A276E" w:rsidP="007A276E">
      <w:pPr>
        <w:pStyle w:val="a9"/>
      </w:pPr>
      <w:r>
        <w:t xml:space="preserve">            </w:t>
      </w:r>
      <w:r>
        <w:rPr>
          <w:b/>
          <w:bCs/>
          <w:color w:val="008000"/>
        </w:rPr>
        <w:t>return</w:t>
      </w:r>
      <w:r>
        <w:t xml:space="preserve"> lobj_read[number</w:t>
      </w:r>
      <w:r>
        <w:rPr>
          <w:color w:val="666666"/>
        </w:rPr>
        <w:t>|</w:t>
      </w:r>
      <w:r>
        <w:t>symbol</w:t>
      </w:r>
      <w:r>
        <w:rPr>
          <w:color w:val="666666"/>
        </w:rPr>
        <w:t>|</w:t>
      </w:r>
      <w:r>
        <w:t>string](tree);</w:t>
      </w:r>
    </w:p>
    <w:p w14:paraId="1592C3E7" w14:textId="77777777" w:rsidR="007A276E" w:rsidRDefault="007A276E" w:rsidP="007A276E">
      <w:pPr>
        <w:pStyle w:val="a9"/>
      </w:pPr>
      <w:r>
        <w:t xml:space="preserve">        </w:t>
      </w:r>
      <w:r>
        <w:rPr>
          <w:b/>
          <w:bCs/>
          <w:color w:val="008000"/>
        </w:rPr>
        <w:t>case</w:t>
      </w:r>
      <w:r>
        <w:t xml:space="preserve"> </w:t>
      </w:r>
      <w:r>
        <w:rPr>
          <w:color w:val="BA2121"/>
        </w:rPr>
        <w:t>"&gt;"</w:t>
      </w:r>
      <w:r>
        <w:t xml:space="preserve"> ,</w:t>
      </w:r>
      <w:r>
        <w:rPr>
          <w:color w:val="BA2121"/>
        </w:rPr>
        <w:t>"sexpr"</w:t>
      </w:r>
      <w:r>
        <w:rPr>
          <w:color w:val="666666"/>
        </w:rPr>
        <w:t>:</w:t>
      </w:r>
    </w:p>
    <w:p w14:paraId="3A7244DE" w14:textId="77777777" w:rsidR="007A276E" w:rsidRDefault="007A276E" w:rsidP="007A276E">
      <w:pPr>
        <w:pStyle w:val="a9"/>
      </w:pPr>
      <w:r>
        <w:t xml:space="preserve">            </w:t>
      </w:r>
      <w:r>
        <w:rPr>
          <w:b/>
          <w:bCs/>
          <w:color w:val="008000"/>
        </w:rPr>
        <w:t>new</w:t>
      </w:r>
      <w:r>
        <w:t xml:space="preserve"> result </w:t>
      </w:r>
      <w:r>
        <w:rPr>
          <w:color w:val="666666"/>
        </w:rPr>
        <w:t>=</w:t>
      </w:r>
      <w:r>
        <w:t xml:space="preserve">lobj_sexpr(); </w:t>
      </w:r>
      <w:r>
        <w:rPr>
          <w:b/>
          <w:bCs/>
          <w:color w:val="008000"/>
        </w:rPr>
        <w:t>break</w:t>
      </w:r>
      <w:r>
        <w:t>;</w:t>
      </w:r>
    </w:p>
    <w:p w14:paraId="4CC8CB38" w14:textId="77777777" w:rsidR="007A276E" w:rsidRDefault="007A276E" w:rsidP="007A276E">
      <w:pPr>
        <w:pStyle w:val="a9"/>
      </w:pPr>
      <w:r>
        <w:t xml:space="preserve">        </w:t>
      </w:r>
      <w:r>
        <w:rPr>
          <w:b/>
          <w:bCs/>
          <w:color w:val="008000"/>
        </w:rPr>
        <w:t>case</w:t>
      </w:r>
      <w:r>
        <w:t xml:space="preserve"> </w:t>
      </w:r>
      <w:r>
        <w:rPr>
          <w:color w:val="BA2121"/>
        </w:rPr>
        <w:t>"qexpr"</w:t>
      </w:r>
      <w:r>
        <w:rPr>
          <w:color w:val="666666"/>
        </w:rPr>
        <w:t>:</w:t>
      </w:r>
    </w:p>
    <w:p w14:paraId="4E2903A0" w14:textId="77777777" w:rsidR="007A276E" w:rsidRDefault="007A276E" w:rsidP="007A276E">
      <w:pPr>
        <w:pStyle w:val="a9"/>
      </w:pPr>
      <w:r>
        <w:t xml:space="preserve">            </w:t>
      </w:r>
      <w:r>
        <w:rPr>
          <w:b/>
          <w:bCs/>
          <w:color w:val="008000"/>
        </w:rPr>
        <w:t>new</w:t>
      </w:r>
      <w:r>
        <w:t xml:space="preserve"> result </w:t>
      </w:r>
      <w:r>
        <w:rPr>
          <w:color w:val="666666"/>
        </w:rPr>
        <w:t>=</w:t>
      </w:r>
      <w:r>
        <w:t xml:space="preserve">lobj_qexpr(); </w:t>
      </w:r>
      <w:r>
        <w:rPr>
          <w:b/>
          <w:bCs/>
          <w:color w:val="008000"/>
        </w:rPr>
        <w:t>break</w:t>
      </w:r>
      <w:r>
        <w:t>;</w:t>
      </w:r>
    </w:p>
    <w:p w14:paraId="167CFAA0" w14:textId="77777777" w:rsidR="007A276E" w:rsidRDefault="007A276E" w:rsidP="007A276E">
      <w:pPr>
        <w:pStyle w:val="a9"/>
      </w:pPr>
      <w:r>
        <w:t xml:space="preserve">    }</w:t>
      </w:r>
    </w:p>
    <w:p w14:paraId="53A79C5F" w14:textId="77777777" w:rsidR="007A276E" w:rsidRDefault="007A276E" w:rsidP="007A276E">
      <w:pPr>
        <w:pStyle w:val="a9"/>
      </w:pPr>
      <w:r>
        <w:t xml:space="preserve">    </w:t>
      </w:r>
      <w:r>
        <w:rPr>
          <w:b/>
          <w:bCs/>
          <w:color w:val="008000"/>
        </w:rPr>
        <w:t>for</w:t>
      </w:r>
      <w:r>
        <w:t xml:space="preserve">( i </w:t>
      </w:r>
      <w:r>
        <w:rPr>
          <w:b/>
          <w:bCs/>
          <w:color w:val="008000"/>
        </w:rPr>
        <w:t>in</w:t>
      </w:r>
      <w:r>
        <w:t xml:space="preserve"> tree.children_num){</w:t>
      </w:r>
    </w:p>
    <w:p w14:paraId="6026D6F4" w14:textId="77777777" w:rsidR="007A276E" w:rsidRDefault="007A276E" w:rsidP="007A276E">
      <w:pPr>
        <w:pStyle w:val="a9"/>
      </w:pPr>
      <w:r>
        <w:t xml:space="preserve">        skip tokens </w:t>
      </w:r>
      <w:r>
        <w:rPr>
          <w:color w:val="BA2121"/>
        </w:rPr>
        <w:t>"[],{},commnet"</w:t>
      </w:r>
      <w:r>
        <w:t>;</w:t>
      </w:r>
    </w:p>
    <w:p w14:paraId="4D1144CD" w14:textId="77777777" w:rsidR="007A276E" w:rsidRDefault="007A276E" w:rsidP="007A276E">
      <w:pPr>
        <w:pStyle w:val="a9"/>
      </w:pPr>
      <w:r>
        <w:t xml:space="preserve">        result </w:t>
      </w:r>
      <w:r>
        <w:rPr>
          <w:color w:val="666666"/>
        </w:rPr>
        <w:t>=</w:t>
      </w:r>
      <w:r>
        <w:t xml:space="preserve"> lobj_add(result,</w:t>
      </w:r>
    </w:p>
    <w:p w14:paraId="2A895779" w14:textId="77777777" w:rsidR="007A276E" w:rsidRDefault="007A276E" w:rsidP="007A276E">
      <w:pPr>
        <w:pStyle w:val="a9"/>
      </w:pPr>
      <w:r>
        <w:t xml:space="preserve">        lobj_read(tree.children[i]));</w:t>
      </w:r>
    </w:p>
    <w:p w14:paraId="71ED7F1E" w14:textId="77777777" w:rsidR="007A276E" w:rsidRDefault="007A276E" w:rsidP="007A276E">
      <w:pPr>
        <w:pStyle w:val="a9"/>
      </w:pPr>
      <w:r>
        <w:t xml:space="preserve">    }</w:t>
      </w:r>
    </w:p>
    <w:p w14:paraId="3F328AA6" w14:textId="77777777" w:rsidR="007A276E" w:rsidRDefault="007A276E" w:rsidP="007A276E">
      <w:pPr>
        <w:pStyle w:val="a9"/>
      </w:pPr>
      <w:r>
        <w:t xml:space="preserve">    </w:t>
      </w:r>
      <w:r>
        <w:rPr>
          <w:b/>
          <w:bCs/>
          <w:color w:val="008000"/>
        </w:rPr>
        <w:t>return</w:t>
      </w:r>
      <w:r>
        <w:t xml:space="preserve"> result;</w:t>
      </w:r>
    </w:p>
    <w:p w14:paraId="10FDD9C0" w14:textId="77777777" w:rsidR="007A276E" w:rsidRDefault="007A276E" w:rsidP="007A276E">
      <w:pPr>
        <w:pStyle w:val="a9"/>
      </w:pPr>
      <w:r>
        <w:t>}</w:t>
      </w:r>
    </w:p>
    <w:bookmarkEnd w:id="503"/>
    <w:bookmarkEnd w:id="504"/>
    <w:p w14:paraId="5128929A" w14:textId="77777777" w:rsidR="004750D6" w:rsidRDefault="004750D6">
      <w:pPr>
        <w:pStyle w:val="CaptionedFigure"/>
        <w:rPr>
          <w:rFonts w:cs="Times New Roman"/>
        </w:rPr>
      </w:pPr>
    </w:p>
    <w:p w14:paraId="722329A1" w14:textId="033CDE4B" w:rsidR="00930EE2" w:rsidRPr="001957DE" w:rsidRDefault="005A716F">
      <w:pPr>
        <w:pStyle w:val="CaptionedFigure"/>
        <w:rPr>
          <w:rFonts w:cs="Times New Roman"/>
        </w:rPr>
      </w:pPr>
      <w:r w:rsidRPr="001957DE">
        <w:rPr>
          <w:rFonts w:cs="Times New Roman"/>
          <w:noProof/>
          <w:lang w:eastAsia="zh-CN"/>
        </w:rPr>
        <w:drawing>
          <wp:inline distT="0" distB="0" distL="0" distR="0" wp14:anchorId="29079CE0" wp14:editId="241A0396">
            <wp:extent cx="5334000" cy="2858396"/>
            <wp:effectExtent l="0" t="0" r="0" b="0"/>
            <wp:docPr id="6" name="Picture" descr="lobj_read"/>
            <wp:cNvGraphicFramePr/>
            <a:graphic xmlns:a="http://schemas.openxmlformats.org/drawingml/2006/main">
              <a:graphicData uri="http://schemas.openxmlformats.org/drawingml/2006/picture">
                <pic:pic xmlns:pic="http://schemas.openxmlformats.org/drawingml/2006/picture">
                  <pic:nvPicPr>
                    <pic:cNvPr id="0" name="Picture" descr="./pic/lobj_read.png"/>
                    <pic:cNvPicPr>
                      <a:picLocks noChangeAspect="1" noChangeArrowheads="1"/>
                    </pic:cNvPicPr>
                  </pic:nvPicPr>
                  <pic:blipFill>
                    <a:blip r:embed="rId24"/>
                    <a:stretch>
                      <a:fillRect/>
                    </a:stretch>
                  </pic:blipFill>
                  <pic:spPr bwMode="auto">
                    <a:xfrm>
                      <a:off x="0" y="0"/>
                      <a:ext cx="5334000" cy="2858396"/>
                    </a:xfrm>
                    <a:prstGeom prst="rect">
                      <a:avLst/>
                    </a:prstGeom>
                    <a:noFill/>
                    <a:ln w="9525">
                      <a:noFill/>
                      <a:headEnd/>
                      <a:tailEnd/>
                    </a:ln>
                  </pic:spPr>
                </pic:pic>
              </a:graphicData>
            </a:graphic>
          </wp:inline>
        </w:drawing>
      </w:r>
    </w:p>
    <w:p w14:paraId="2307F747" w14:textId="08B73364" w:rsidR="0071037D" w:rsidRPr="007A276E" w:rsidRDefault="006027B6" w:rsidP="007A276E">
      <w:pPr>
        <w:pStyle w:val="aff"/>
        <w:rPr>
          <w:b/>
        </w:rPr>
      </w:pPr>
      <w:bookmarkStart w:id="505" w:name="OLE_LINK76"/>
      <w:bookmarkStart w:id="506" w:name="OLE_LINK77"/>
      <w:r w:rsidRPr="00B77F41">
        <w:rPr>
          <w:rFonts w:hint="eastAsia"/>
          <w:b/>
        </w:rPr>
        <w:t>图</w:t>
      </w:r>
      <w:r w:rsidR="00ED2E2B">
        <w:rPr>
          <w:b/>
        </w:rPr>
        <w:t>8</w:t>
      </w:r>
      <w:r w:rsidR="00727660">
        <w:rPr>
          <w:b/>
        </w:rPr>
        <w:t xml:space="preserve"> </w:t>
      </w:r>
      <w:r w:rsidRPr="00B77F41">
        <w:t>lobj_read()</w:t>
      </w:r>
      <w:r w:rsidRPr="00B77F41">
        <w:rPr>
          <w:rFonts w:hint="eastAsia"/>
        </w:rPr>
        <w:t>函数算法流程图</w:t>
      </w:r>
      <w:bookmarkEnd w:id="505"/>
      <w:bookmarkEnd w:id="506"/>
    </w:p>
    <w:p w14:paraId="03A611C0" w14:textId="77777777" w:rsidR="00930EE2" w:rsidRPr="001957DE" w:rsidRDefault="005A716F" w:rsidP="00D846E7">
      <w:pPr>
        <w:pStyle w:val="2"/>
        <w:spacing w:after="240"/>
        <w:rPr>
          <w:rFonts w:cs="Times New Roman"/>
        </w:rPr>
      </w:pPr>
      <w:bookmarkStart w:id="507" w:name="_Toc104020933"/>
      <w:bookmarkStart w:id="508" w:name="推导抽象语法树推导"/>
      <w:bookmarkEnd w:id="498"/>
      <w:r w:rsidRPr="001957DE">
        <w:rPr>
          <w:rFonts w:cs="Times New Roman"/>
        </w:rPr>
        <w:t>推导抽象语法树推导</w:t>
      </w:r>
      <w:bookmarkEnd w:id="507"/>
    </w:p>
    <w:p w14:paraId="150393A5" w14:textId="77777777" w:rsidR="009449B1" w:rsidRPr="001957DE" w:rsidRDefault="009449B1" w:rsidP="002A64AF">
      <w:pPr>
        <w:pStyle w:val="FirstParagraph"/>
        <w:spacing w:after="240"/>
        <w:ind w:firstLine="480"/>
      </w:pPr>
      <w:r w:rsidRPr="001957DE">
        <w:t>读取并建立抽象语法树之后</w:t>
      </w:r>
      <w:r w:rsidR="005A716F" w:rsidRPr="001957DE">
        <w:t>要对</w:t>
      </w:r>
      <w:r w:rsidRPr="001957DE">
        <w:t>其</w:t>
      </w:r>
      <w:r w:rsidR="005A716F" w:rsidRPr="001957DE">
        <w:t>进行推导。负责推导的是</w:t>
      </w:r>
      <w:r w:rsidR="005A716F" w:rsidRPr="001957DE">
        <w:rPr>
          <w:rStyle w:val="VerbatimChar"/>
          <w:rFonts w:ascii="Times New Roman" w:hAnsi="Times New Roman" w:cs="Times New Roman"/>
        </w:rPr>
        <w:t>lobj_eval()</w:t>
      </w:r>
      <w:r w:rsidR="005A716F" w:rsidRPr="001957DE">
        <w:t>函数，其首先检查传入容器的类型，只有</w:t>
      </w:r>
      <w:r w:rsidR="005A716F" w:rsidRPr="001957DE">
        <w:t>S-</w:t>
      </w:r>
      <w:r w:rsidR="005A716F" w:rsidRPr="001957DE">
        <w:t>表达式才会被立即推导，</w:t>
      </w:r>
      <w:r w:rsidR="005A716F" w:rsidRPr="001957DE">
        <w:t>S-</w:t>
      </w:r>
      <w:r w:rsidR="005A716F" w:rsidRPr="001957DE">
        <w:t>表达式的符号要从</w:t>
      </w:r>
      <w:r w:rsidR="005A716F" w:rsidRPr="001957DE">
        <w:rPr>
          <w:rStyle w:val="VerbatimChar"/>
          <w:rFonts w:ascii="Times New Roman" w:hAnsi="Times New Roman" w:cs="Times New Roman"/>
        </w:rPr>
        <w:t>env</w:t>
      </w:r>
      <w:r w:rsidR="005A716F" w:rsidRPr="001957DE">
        <w:t>环境中</w:t>
      </w:r>
      <w:r w:rsidRPr="001957DE">
        <w:t>提取</w:t>
      </w:r>
      <w:r w:rsidR="005A716F" w:rsidRPr="001957DE">
        <w:t>完整的信息，其余数据类型不做处理。</w:t>
      </w:r>
    </w:p>
    <w:p w14:paraId="4543F0D1" w14:textId="77777777" w:rsidR="009449B1" w:rsidRPr="001957DE" w:rsidRDefault="009449B1" w:rsidP="002A64AF">
      <w:pPr>
        <w:pStyle w:val="FirstParagraph"/>
        <w:spacing w:after="240"/>
        <w:ind w:firstLine="480"/>
      </w:pPr>
    </w:p>
    <w:p w14:paraId="5A7A4D87" w14:textId="77777777" w:rsidR="00930EE2" w:rsidRPr="001957DE" w:rsidRDefault="005A716F" w:rsidP="007D2598">
      <w:pPr>
        <w:pStyle w:val="CaptionedFigure"/>
        <w:jc w:val="center"/>
        <w:rPr>
          <w:rFonts w:cs="Times New Roman"/>
        </w:rPr>
      </w:pPr>
      <w:r w:rsidRPr="001957DE">
        <w:rPr>
          <w:rFonts w:cs="Times New Roman"/>
          <w:noProof/>
          <w:lang w:eastAsia="zh-CN"/>
        </w:rPr>
        <w:drawing>
          <wp:inline distT="0" distB="0" distL="0" distR="0" wp14:anchorId="15084C8A" wp14:editId="7A6D02B3">
            <wp:extent cx="5334000" cy="2425178"/>
            <wp:effectExtent l="0" t="0" r="0" b="0"/>
            <wp:docPr id="7" name="Picture" descr="lobj_eval"/>
            <wp:cNvGraphicFramePr/>
            <a:graphic xmlns:a="http://schemas.openxmlformats.org/drawingml/2006/main">
              <a:graphicData uri="http://schemas.openxmlformats.org/drawingml/2006/picture">
                <pic:pic xmlns:pic="http://schemas.openxmlformats.org/drawingml/2006/picture">
                  <pic:nvPicPr>
                    <pic:cNvPr id="0" name="Picture" descr="./pic/lobj_eval.png"/>
                    <pic:cNvPicPr>
                      <a:picLocks noChangeAspect="1" noChangeArrowheads="1"/>
                    </pic:cNvPicPr>
                  </pic:nvPicPr>
                  <pic:blipFill>
                    <a:blip r:embed="rId25"/>
                    <a:stretch>
                      <a:fillRect/>
                    </a:stretch>
                  </pic:blipFill>
                  <pic:spPr bwMode="auto">
                    <a:xfrm>
                      <a:off x="0" y="0"/>
                      <a:ext cx="5334000" cy="2425178"/>
                    </a:xfrm>
                    <a:prstGeom prst="rect">
                      <a:avLst/>
                    </a:prstGeom>
                    <a:noFill/>
                    <a:ln w="9525">
                      <a:noFill/>
                      <a:headEnd/>
                      <a:tailEnd/>
                    </a:ln>
                  </pic:spPr>
                </pic:pic>
              </a:graphicData>
            </a:graphic>
          </wp:inline>
        </w:drawing>
      </w:r>
    </w:p>
    <w:p w14:paraId="20FD1873" w14:textId="11AE1BD6" w:rsidR="009449B1" w:rsidRPr="00B77F41" w:rsidRDefault="009449B1" w:rsidP="00B77F41">
      <w:pPr>
        <w:pStyle w:val="aff"/>
        <w:rPr>
          <w:b/>
        </w:rPr>
      </w:pPr>
      <w:bookmarkStart w:id="509" w:name="OLE_LINK80"/>
      <w:bookmarkStart w:id="510" w:name="OLE_LINK81"/>
      <w:r w:rsidRPr="00B77F41">
        <w:rPr>
          <w:rFonts w:hint="eastAsia"/>
          <w:b/>
        </w:rPr>
        <w:t>图</w:t>
      </w:r>
      <w:r w:rsidR="00ED2E2B">
        <w:rPr>
          <w:b/>
        </w:rPr>
        <w:t>9</w:t>
      </w:r>
      <w:r w:rsidR="00727660">
        <w:rPr>
          <w:b/>
        </w:rPr>
        <w:t xml:space="preserve"> </w:t>
      </w:r>
      <w:r w:rsidRPr="00B77F41">
        <w:t>lobj_eval()</w:t>
      </w:r>
      <w:r w:rsidRPr="00B77F41">
        <w:rPr>
          <w:rFonts w:hint="eastAsia"/>
        </w:rPr>
        <w:t>函数算法流程图</w:t>
      </w:r>
    </w:p>
    <w:bookmarkEnd w:id="509"/>
    <w:bookmarkEnd w:id="510"/>
    <w:p w14:paraId="122A9FE8" w14:textId="20559639" w:rsidR="00930EE2" w:rsidRDefault="005A716F" w:rsidP="007A276E">
      <w:pPr>
        <w:pStyle w:val="FirstParagraph"/>
        <w:spacing w:after="240"/>
        <w:ind w:firstLine="480"/>
      </w:pPr>
      <w:r w:rsidRPr="001957DE">
        <w:t>推导</w:t>
      </w:r>
      <w:r w:rsidRPr="001957DE">
        <w:t>S-</w:t>
      </w:r>
      <w:r w:rsidRPr="001957DE">
        <w:t>表达式的函数是</w:t>
      </w:r>
      <w:bookmarkStart w:id="511" w:name="OLE_LINK78"/>
      <w:bookmarkStart w:id="512" w:name="OLE_LINK79"/>
      <w:r w:rsidRPr="001957DE">
        <w:rPr>
          <w:rStyle w:val="VerbatimChar"/>
          <w:rFonts w:ascii="Times New Roman" w:hAnsi="Times New Roman" w:cs="Times New Roman"/>
        </w:rPr>
        <w:t>lobj_eval_sexpr()</w:t>
      </w:r>
      <w:bookmarkEnd w:id="511"/>
      <w:bookmarkEnd w:id="512"/>
      <w:r w:rsidRPr="001957DE">
        <w:t>，它会首先递归调用</w:t>
      </w:r>
      <w:r w:rsidRPr="001957DE">
        <w:rPr>
          <w:rStyle w:val="VerbatimChar"/>
          <w:rFonts w:ascii="Times New Roman" w:hAnsi="Times New Roman" w:cs="Times New Roman"/>
        </w:rPr>
        <w:t>lobj_eval()</w:t>
      </w:r>
      <w:r w:rsidRPr="001957DE">
        <w:t>推导其子树，使得树高不断缩减，向上传递结果直到最后只剩一层，最后针对这一层的三种情况依次处理：</w:t>
      </w:r>
    </w:p>
    <w:p w14:paraId="0E70D2D1" w14:textId="486C7885" w:rsidR="00727660" w:rsidRPr="00727660" w:rsidRDefault="00727660" w:rsidP="00B77F41">
      <w:pPr>
        <w:pStyle w:val="aff"/>
      </w:pPr>
      <w:r w:rsidRPr="002E03C6">
        <w:rPr>
          <w:rFonts w:hint="eastAsia"/>
          <w:b/>
        </w:rPr>
        <w:t>表</w:t>
      </w:r>
      <w:r w:rsidRPr="002E03C6">
        <w:rPr>
          <w:b/>
        </w:rPr>
        <w:t>5</w:t>
      </w:r>
      <w:r>
        <w:t xml:space="preserve"> </w:t>
      </w:r>
      <w:r>
        <w:rPr>
          <w:rFonts w:hint="eastAsia"/>
        </w:rPr>
        <w:t>lac</w:t>
      </w:r>
      <w:r>
        <w:t xml:space="preserve"> </w:t>
      </w:r>
      <w:r>
        <w:rPr>
          <w:rFonts w:hint="eastAsia"/>
        </w:rPr>
        <w:t>解释器的捕获规则表</w:t>
      </w:r>
    </w:p>
    <w:tbl>
      <w:tblPr>
        <w:tblStyle w:val="Table"/>
        <w:tblW w:w="0" w:type="auto"/>
        <w:tblBorders>
          <w:top w:val="single" w:sz="6" w:space="0" w:color="auto"/>
          <w:bottom w:val="single" w:sz="6" w:space="0" w:color="auto"/>
        </w:tblBorders>
        <w:tblLook w:val="0020" w:firstRow="1" w:lastRow="0" w:firstColumn="0" w:lastColumn="0" w:noHBand="0" w:noVBand="0"/>
      </w:tblPr>
      <w:tblGrid>
        <w:gridCol w:w="1134"/>
        <w:gridCol w:w="1276"/>
        <w:gridCol w:w="2126"/>
        <w:gridCol w:w="4245"/>
      </w:tblGrid>
      <w:tr w:rsidR="00930EE2" w:rsidRPr="001957DE" w14:paraId="209D4D41" w14:textId="77777777" w:rsidTr="0071037D">
        <w:trPr>
          <w:cnfStyle w:val="100000000000" w:firstRow="1" w:lastRow="0" w:firstColumn="0" w:lastColumn="0" w:oddVBand="0" w:evenVBand="0" w:oddHBand="0" w:evenHBand="0" w:firstRowFirstColumn="0" w:firstRowLastColumn="0" w:lastRowFirstColumn="0" w:lastRowLastColumn="0"/>
          <w:tblHeader/>
        </w:trPr>
        <w:tc>
          <w:tcPr>
            <w:tcW w:w="1134" w:type="dxa"/>
            <w:tcBorders>
              <w:top w:val="single" w:sz="6" w:space="0" w:color="auto"/>
              <w:bottom w:val="single" w:sz="6" w:space="0" w:color="auto"/>
            </w:tcBorders>
            <w:vAlign w:val="top"/>
          </w:tcPr>
          <w:p w14:paraId="08453D9C" w14:textId="77777777" w:rsidR="00930EE2" w:rsidRPr="00727660" w:rsidRDefault="005A716F" w:rsidP="007B2EDF">
            <w:pPr>
              <w:pStyle w:val="Compact"/>
              <w:rPr>
                <w:b/>
                <w:bCs/>
              </w:rPr>
            </w:pPr>
            <w:r w:rsidRPr="00727660">
              <w:rPr>
                <w:b/>
                <w:bCs/>
              </w:rPr>
              <w:t>孩子个数</w:t>
            </w:r>
          </w:p>
        </w:tc>
        <w:tc>
          <w:tcPr>
            <w:tcW w:w="1276" w:type="dxa"/>
            <w:tcBorders>
              <w:top w:val="single" w:sz="6" w:space="0" w:color="auto"/>
              <w:bottom w:val="single" w:sz="6" w:space="0" w:color="auto"/>
            </w:tcBorders>
            <w:vAlign w:val="top"/>
          </w:tcPr>
          <w:p w14:paraId="6359313B" w14:textId="77777777" w:rsidR="00930EE2" w:rsidRPr="00727660" w:rsidRDefault="005A716F" w:rsidP="007B2EDF">
            <w:pPr>
              <w:pStyle w:val="Compact"/>
              <w:rPr>
                <w:b/>
                <w:bCs/>
              </w:rPr>
            </w:pPr>
            <w:r w:rsidRPr="00727660">
              <w:rPr>
                <w:b/>
                <w:bCs/>
              </w:rPr>
              <w:t>类型</w:t>
            </w:r>
          </w:p>
        </w:tc>
        <w:tc>
          <w:tcPr>
            <w:tcW w:w="2126" w:type="dxa"/>
            <w:tcBorders>
              <w:top w:val="single" w:sz="6" w:space="0" w:color="auto"/>
              <w:bottom w:val="single" w:sz="6" w:space="0" w:color="auto"/>
            </w:tcBorders>
            <w:vAlign w:val="top"/>
          </w:tcPr>
          <w:p w14:paraId="6FC2A109" w14:textId="77777777" w:rsidR="00930EE2" w:rsidRPr="00727660" w:rsidRDefault="005A716F" w:rsidP="007B2EDF">
            <w:pPr>
              <w:pStyle w:val="Compact"/>
              <w:rPr>
                <w:b/>
                <w:bCs/>
              </w:rPr>
            </w:pPr>
            <w:r w:rsidRPr="00727660">
              <w:rPr>
                <w:b/>
                <w:bCs/>
              </w:rPr>
              <w:t>处理方法</w:t>
            </w:r>
          </w:p>
        </w:tc>
        <w:tc>
          <w:tcPr>
            <w:tcW w:w="4245" w:type="dxa"/>
            <w:tcBorders>
              <w:top w:val="single" w:sz="6" w:space="0" w:color="auto"/>
              <w:bottom w:val="single" w:sz="6" w:space="0" w:color="auto"/>
            </w:tcBorders>
            <w:vAlign w:val="top"/>
          </w:tcPr>
          <w:p w14:paraId="18A8D919" w14:textId="77777777" w:rsidR="00930EE2" w:rsidRPr="00727660" w:rsidRDefault="005A716F" w:rsidP="007B2EDF">
            <w:pPr>
              <w:pStyle w:val="Compact"/>
              <w:rPr>
                <w:b/>
                <w:bCs/>
              </w:rPr>
            </w:pPr>
            <w:r w:rsidRPr="00727660">
              <w:rPr>
                <w:b/>
                <w:bCs/>
              </w:rPr>
              <w:t>举例</w:t>
            </w:r>
          </w:p>
        </w:tc>
      </w:tr>
      <w:tr w:rsidR="00930EE2" w:rsidRPr="001957DE" w14:paraId="0012154A" w14:textId="77777777" w:rsidTr="0071037D">
        <w:tc>
          <w:tcPr>
            <w:tcW w:w="1134" w:type="dxa"/>
            <w:tcBorders>
              <w:top w:val="single" w:sz="6" w:space="0" w:color="auto"/>
            </w:tcBorders>
          </w:tcPr>
          <w:p w14:paraId="4DA980CB" w14:textId="77777777" w:rsidR="00930EE2" w:rsidRPr="001957DE" w:rsidRDefault="005A716F" w:rsidP="007B2EDF">
            <w:pPr>
              <w:pStyle w:val="Compact"/>
            </w:pPr>
            <w:r w:rsidRPr="001957DE">
              <w:t>0</w:t>
            </w:r>
          </w:p>
        </w:tc>
        <w:tc>
          <w:tcPr>
            <w:tcW w:w="1276" w:type="dxa"/>
            <w:tcBorders>
              <w:top w:val="single" w:sz="6" w:space="0" w:color="auto"/>
            </w:tcBorders>
          </w:tcPr>
          <w:p w14:paraId="7ABEBED7" w14:textId="77777777" w:rsidR="00930EE2" w:rsidRPr="001957DE" w:rsidRDefault="005A716F" w:rsidP="007B2EDF">
            <w:pPr>
              <w:pStyle w:val="Compact"/>
            </w:pPr>
            <w:r w:rsidRPr="001957DE">
              <w:t>空类型</w:t>
            </w:r>
          </w:p>
        </w:tc>
        <w:tc>
          <w:tcPr>
            <w:tcW w:w="2126" w:type="dxa"/>
            <w:tcBorders>
              <w:top w:val="single" w:sz="6" w:space="0" w:color="auto"/>
            </w:tcBorders>
          </w:tcPr>
          <w:p w14:paraId="02AC28CF" w14:textId="77777777" w:rsidR="00930EE2" w:rsidRPr="001957DE" w:rsidRDefault="005A716F" w:rsidP="007B2EDF">
            <w:pPr>
              <w:pStyle w:val="Compact"/>
            </w:pPr>
            <w:r w:rsidRPr="001957DE">
              <w:t>返回自身</w:t>
            </w:r>
          </w:p>
        </w:tc>
        <w:tc>
          <w:tcPr>
            <w:tcW w:w="4245" w:type="dxa"/>
            <w:tcBorders>
              <w:top w:val="single" w:sz="6" w:space="0" w:color="auto"/>
            </w:tcBorders>
          </w:tcPr>
          <w:p w14:paraId="21A6337D" w14:textId="4D037916" w:rsidR="00930EE2" w:rsidRPr="001957DE" w:rsidRDefault="005A716F" w:rsidP="007B2EDF">
            <w:pPr>
              <w:pStyle w:val="Compact"/>
            </w:pPr>
            <w:r w:rsidRPr="001957DE">
              <w:rPr>
                <w:rStyle w:val="VerbatimChar"/>
                <w:rFonts w:ascii="Times New Roman" w:hAnsi="Times New Roman" w:cs="Times New Roman"/>
              </w:rPr>
              <w:t>[ ] =&gt;</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(output): [ ]</w:t>
            </w:r>
          </w:p>
        </w:tc>
      </w:tr>
      <w:tr w:rsidR="00930EE2" w:rsidRPr="001957DE" w14:paraId="3A2A5C57" w14:textId="77777777" w:rsidTr="0071037D">
        <w:tc>
          <w:tcPr>
            <w:tcW w:w="1134" w:type="dxa"/>
          </w:tcPr>
          <w:p w14:paraId="50C757F4" w14:textId="77777777" w:rsidR="00930EE2" w:rsidRPr="001957DE" w:rsidRDefault="005A716F" w:rsidP="007B2EDF">
            <w:pPr>
              <w:pStyle w:val="Compact"/>
            </w:pPr>
            <w:r w:rsidRPr="001957DE">
              <w:t>1</w:t>
            </w:r>
          </w:p>
        </w:tc>
        <w:tc>
          <w:tcPr>
            <w:tcW w:w="1276" w:type="dxa"/>
          </w:tcPr>
          <w:p w14:paraId="0A85FB98" w14:textId="77777777" w:rsidR="00930EE2" w:rsidRPr="001957DE" w:rsidRDefault="005A716F" w:rsidP="007B2EDF">
            <w:pPr>
              <w:pStyle w:val="Compact"/>
            </w:pPr>
            <w:r w:rsidRPr="001957DE">
              <w:t>单元素类型</w:t>
            </w:r>
          </w:p>
        </w:tc>
        <w:tc>
          <w:tcPr>
            <w:tcW w:w="2126" w:type="dxa"/>
          </w:tcPr>
          <w:p w14:paraId="5111B010" w14:textId="77777777" w:rsidR="00930EE2" w:rsidRPr="001957DE" w:rsidRDefault="005A716F" w:rsidP="007B2EDF">
            <w:pPr>
              <w:pStyle w:val="Compact"/>
            </w:pPr>
            <w:r w:rsidRPr="001957DE">
              <w:t>返回第一个元素</w:t>
            </w:r>
          </w:p>
        </w:tc>
        <w:tc>
          <w:tcPr>
            <w:tcW w:w="4245" w:type="dxa"/>
          </w:tcPr>
          <w:p w14:paraId="2E9C3858" w14:textId="12E82A0A" w:rsidR="00930EE2" w:rsidRPr="001957DE" w:rsidRDefault="005A716F" w:rsidP="007B2EDF">
            <w:pPr>
              <w:pStyle w:val="Compact"/>
            </w:pPr>
            <w:r w:rsidRPr="001957DE">
              <w:rPr>
                <w:rStyle w:val="VerbatimChar"/>
                <w:rFonts w:ascii="Times New Roman" w:hAnsi="Times New Roman" w:cs="Times New Roman"/>
              </w:rPr>
              <w:t>[1]</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=&gt;</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(output): 1</w:t>
            </w:r>
          </w:p>
        </w:tc>
      </w:tr>
      <w:tr w:rsidR="00930EE2" w:rsidRPr="001957DE" w14:paraId="3AF5719F" w14:textId="77777777" w:rsidTr="0071037D">
        <w:tc>
          <w:tcPr>
            <w:tcW w:w="1134" w:type="dxa"/>
          </w:tcPr>
          <w:p w14:paraId="06253D51" w14:textId="77777777" w:rsidR="00930EE2" w:rsidRPr="001957DE" w:rsidRDefault="005A716F" w:rsidP="007B2EDF">
            <w:pPr>
              <w:pStyle w:val="Compact"/>
            </w:pPr>
            <w:r w:rsidRPr="001957DE">
              <w:t>&gt;=2</w:t>
            </w:r>
          </w:p>
        </w:tc>
        <w:tc>
          <w:tcPr>
            <w:tcW w:w="1276" w:type="dxa"/>
          </w:tcPr>
          <w:p w14:paraId="5DADF962" w14:textId="77777777" w:rsidR="00930EE2" w:rsidRPr="001957DE" w:rsidRDefault="005A716F" w:rsidP="007B2EDF">
            <w:pPr>
              <w:pStyle w:val="Compact"/>
            </w:pPr>
            <w:r w:rsidRPr="001957DE">
              <w:t>函数表达式</w:t>
            </w:r>
          </w:p>
        </w:tc>
        <w:tc>
          <w:tcPr>
            <w:tcW w:w="2126" w:type="dxa"/>
          </w:tcPr>
          <w:p w14:paraId="7644FDD7" w14:textId="77777777" w:rsidR="00930EE2" w:rsidRPr="001957DE" w:rsidRDefault="005A716F" w:rsidP="007B2EDF">
            <w:pPr>
              <w:pStyle w:val="Compact"/>
            </w:pPr>
            <w:r w:rsidRPr="001957DE">
              <w:t>调用相应函数</w:t>
            </w:r>
          </w:p>
        </w:tc>
        <w:tc>
          <w:tcPr>
            <w:tcW w:w="4245" w:type="dxa"/>
          </w:tcPr>
          <w:p w14:paraId="4FCB07C2" w14:textId="7D106264" w:rsidR="00930EE2" w:rsidRPr="001957DE" w:rsidRDefault="005A716F" w:rsidP="007B2EDF">
            <w:pPr>
              <w:pStyle w:val="Compact"/>
            </w:pPr>
            <w:r w:rsidRPr="001957DE">
              <w:rPr>
                <w:rStyle w:val="VerbatimChar"/>
                <w:rFonts w:ascii="Times New Roman" w:hAnsi="Times New Roman" w:cs="Times New Roman"/>
              </w:rPr>
              <w:t>[+ 1 1]</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=&gt; func_call(e,</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w:t>
            </w:r>
            <w:r w:rsidR="00727660">
              <w:rPr>
                <w:rStyle w:val="VerbatimChar"/>
                <w:rFonts w:ascii="Times New Roman" w:hAnsi="Times New Roman" w:cs="Times New Roman"/>
              </w:rPr>
              <w:t xml:space="preserve"> </w:t>
            </w:r>
            <w:r w:rsidRPr="001957DE">
              <w:rPr>
                <w:rStyle w:val="VerbatimChar"/>
                <w:rFonts w:ascii="Times New Roman" w:hAnsi="Times New Roman" w:cs="Times New Roman"/>
              </w:rPr>
              <w:t>[+ 1 1])</w:t>
            </w:r>
          </w:p>
        </w:tc>
      </w:tr>
    </w:tbl>
    <w:p w14:paraId="5488162B" w14:textId="77777777" w:rsidR="007A276E" w:rsidRDefault="007A276E" w:rsidP="007A276E">
      <w:pPr>
        <w:pStyle w:val="FirstParagraph"/>
        <w:spacing w:after="240"/>
        <w:ind w:firstLine="440"/>
        <w:rPr>
          <w:rStyle w:val="VerbatimChar"/>
          <w:rFonts w:ascii="Times New Roman" w:hAnsi="Times New Roman" w:cs="Times New Roman"/>
        </w:rPr>
      </w:pPr>
    </w:p>
    <w:p w14:paraId="7514B9EC" w14:textId="717D5A8D" w:rsidR="00930EE2" w:rsidRDefault="009449B1" w:rsidP="007A276E">
      <w:pPr>
        <w:pStyle w:val="FirstParagraph"/>
        <w:spacing w:after="240"/>
        <w:ind w:firstLine="440"/>
      </w:pPr>
      <w:r w:rsidRPr="001957DE">
        <w:rPr>
          <w:rStyle w:val="VerbatimChar"/>
          <w:rFonts w:ascii="Times New Roman" w:hAnsi="Times New Roman" w:cs="Times New Roman"/>
        </w:rPr>
        <w:t>lobj_eval_sexpr()</w:t>
      </w:r>
      <w:r w:rsidRPr="001957DE">
        <w:rPr>
          <w:rStyle w:val="VerbatimChar"/>
          <w:rFonts w:ascii="Times New Roman" w:hAnsi="Times New Roman" w:cs="Times New Roman"/>
        </w:rPr>
        <w:t>函数的</w:t>
      </w:r>
      <w:r w:rsidR="005A716F" w:rsidRPr="001957DE">
        <w:t>算法和流程图</w:t>
      </w:r>
      <w:r w:rsidRPr="001957DE">
        <w:t>如下</w:t>
      </w:r>
      <w:r w:rsidR="005A716F" w:rsidRPr="001957DE">
        <w:t>：</w:t>
      </w:r>
    </w:p>
    <w:p w14:paraId="4C9C2ABF" w14:textId="77777777" w:rsidR="007A276E" w:rsidRDefault="007A276E" w:rsidP="007A276E">
      <w:pPr>
        <w:pStyle w:val="a9"/>
      </w:pPr>
      <w:r>
        <w:rPr>
          <w:b/>
          <w:bCs/>
          <w:color w:val="008000"/>
        </w:rPr>
        <w:t>function</w:t>
      </w:r>
      <w:r>
        <w:t xml:space="preserve"> lobj_eval_sexpr(e, obj){</w:t>
      </w:r>
    </w:p>
    <w:p w14:paraId="1E20CF89" w14:textId="77777777" w:rsidR="007A276E" w:rsidRDefault="007A276E" w:rsidP="007A276E">
      <w:pPr>
        <w:pStyle w:val="a9"/>
      </w:pPr>
      <w:r>
        <w:t xml:space="preserve">    </w:t>
      </w:r>
      <w:r>
        <w:rPr>
          <w:b/>
          <w:bCs/>
          <w:color w:val="008000"/>
        </w:rPr>
        <w:t>for</w:t>
      </w:r>
      <w:r>
        <w:t xml:space="preserve"> (i from </w:t>
      </w:r>
      <w:r>
        <w:rPr>
          <w:color w:val="666666"/>
        </w:rPr>
        <w:t>0</w:t>
      </w:r>
      <w:r>
        <w:t xml:space="preserve"> to obj.count)</w:t>
      </w:r>
    </w:p>
    <w:p w14:paraId="6BC66EB1" w14:textId="77777777" w:rsidR="007A276E" w:rsidRDefault="007A276E" w:rsidP="007A276E">
      <w:pPr>
        <w:pStyle w:val="a9"/>
      </w:pPr>
      <w:r>
        <w:t xml:space="preserve">        lobj_eval(e,obj[i]);</w:t>
      </w:r>
    </w:p>
    <w:p w14:paraId="369177C9" w14:textId="77777777" w:rsidR="007A276E" w:rsidRDefault="007A276E" w:rsidP="007A276E">
      <w:pPr>
        <w:pStyle w:val="a9"/>
      </w:pPr>
      <w:r>
        <w:t xml:space="preserve">    </w:t>
      </w:r>
      <w:r>
        <w:rPr>
          <w:b/>
          <w:bCs/>
          <w:color w:val="008000"/>
        </w:rPr>
        <w:t>switch</w:t>
      </w:r>
      <w:r>
        <w:t xml:space="preserve"> (obj.count) {</w:t>
      </w:r>
    </w:p>
    <w:p w14:paraId="05AD1AB0" w14:textId="77777777" w:rsidR="007A276E" w:rsidRDefault="007A276E" w:rsidP="007A276E">
      <w:pPr>
        <w:pStyle w:val="a9"/>
      </w:pPr>
      <w:r>
        <w:t xml:space="preserve">        </w:t>
      </w:r>
      <w:r>
        <w:rPr>
          <w:b/>
          <w:bCs/>
          <w:color w:val="008000"/>
        </w:rPr>
        <w:t>case</w:t>
      </w:r>
      <w:r>
        <w:t xml:space="preserve"> </w:t>
      </w:r>
      <w:r>
        <w:rPr>
          <w:color w:val="666666"/>
        </w:rPr>
        <w:t>0:</w:t>
      </w:r>
      <w:r>
        <w:t xml:space="preserve"> </w:t>
      </w:r>
      <w:r>
        <w:rPr>
          <w:b/>
          <w:bCs/>
          <w:color w:val="008000"/>
        </w:rPr>
        <w:t>return</w:t>
      </w:r>
      <w:r>
        <w:t xml:space="preserve"> obj;</w:t>
      </w:r>
    </w:p>
    <w:p w14:paraId="5CE57C0C" w14:textId="77777777" w:rsidR="007A276E" w:rsidRDefault="007A276E" w:rsidP="007A276E">
      <w:pPr>
        <w:pStyle w:val="a9"/>
      </w:pPr>
      <w:r>
        <w:t xml:space="preserve">        </w:t>
      </w:r>
      <w:r>
        <w:rPr>
          <w:b/>
          <w:bCs/>
          <w:color w:val="008000"/>
        </w:rPr>
        <w:t>case</w:t>
      </w:r>
      <w:r>
        <w:t xml:space="preserve"> </w:t>
      </w:r>
      <w:r>
        <w:rPr>
          <w:color w:val="666666"/>
        </w:rPr>
        <w:t>1:</w:t>
      </w:r>
      <w:r>
        <w:rPr>
          <w:b/>
          <w:bCs/>
          <w:color w:val="008000"/>
        </w:rPr>
        <w:t>return</w:t>
      </w:r>
      <w:r>
        <w:t xml:space="preserve"> obj[</w:t>
      </w:r>
      <w:r>
        <w:rPr>
          <w:color w:val="666666"/>
        </w:rPr>
        <w:t>0</w:t>
      </w:r>
      <w:r>
        <w:t>];</w:t>
      </w:r>
    </w:p>
    <w:p w14:paraId="6AD4B558" w14:textId="77777777" w:rsidR="007A276E" w:rsidRDefault="007A276E" w:rsidP="007A276E">
      <w:pPr>
        <w:pStyle w:val="a9"/>
      </w:pPr>
      <w:r>
        <w:t xml:space="preserve">    }</w:t>
      </w:r>
    </w:p>
    <w:p w14:paraId="7D3DDAC4" w14:textId="77777777" w:rsidR="007A276E" w:rsidRDefault="007A276E" w:rsidP="007A276E">
      <w:pPr>
        <w:pStyle w:val="a9"/>
        <w:rPr>
          <w:i/>
          <w:iCs/>
          <w:color w:val="408080"/>
        </w:rPr>
      </w:pPr>
      <w:r>
        <w:t xml:space="preserve">    </w:t>
      </w:r>
      <w:r>
        <w:rPr>
          <w:i/>
          <w:iCs/>
          <w:color w:val="408080"/>
        </w:rPr>
        <w:t>// &gt;=2</w:t>
      </w:r>
    </w:p>
    <w:p w14:paraId="48FE7D53" w14:textId="77777777" w:rsidR="007A276E" w:rsidRDefault="007A276E" w:rsidP="007A276E">
      <w:pPr>
        <w:pStyle w:val="a9"/>
      </w:pPr>
      <w:r>
        <w:t xml:space="preserve">    </w:t>
      </w:r>
      <w:r>
        <w:rPr>
          <w:b/>
          <w:bCs/>
          <w:color w:val="008000"/>
        </w:rPr>
        <w:t>return</w:t>
      </w:r>
      <w:r>
        <w:t xml:space="preserve"> lobj_call(e, func </w:t>
      </w:r>
      <w:r>
        <w:rPr>
          <w:color w:val="666666"/>
        </w:rPr>
        <w:t>=</w:t>
      </w:r>
      <w:r>
        <w:t xml:space="preserve"> obj[</w:t>
      </w:r>
      <w:r>
        <w:rPr>
          <w:color w:val="666666"/>
        </w:rPr>
        <w:t>0</w:t>
      </w:r>
      <w:r>
        <w:t>], obj);</w:t>
      </w:r>
    </w:p>
    <w:p w14:paraId="661AB72F" w14:textId="77777777" w:rsidR="007A276E" w:rsidRDefault="007A276E" w:rsidP="007A276E">
      <w:pPr>
        <w:pStyle w:val="a9"/>
      </w:pPr>
      <w:r>
        <w:t>}</w:t>
      </w:r>
    </w:p>
    <w:p w14:paraId="7107D346" w14:textId="77777777" w:rsidR="007A276E" w:rsidRPr="001957DE" w:rsidRDefault="007A276E" w:rsidP="007A276E">
      <w:pPr>
        <w:pStyle w:val="FirstParagraph"/>
        <w:spacing w:after="240"/>
        <w:ind w:firstLineChars="83" w:firstLine="199"/>
      </w:pPr>
    </w:p>
    <w:p w14:paraId="389F3EA8" w14:textId="77777777" w:rsidR="00930EE2" w:rsidRPr="001957DE" w:rsidRDefault="005A716F" w:rsidP="007D2598">
      <w:pPr>
        <w:pStyle w:val="CaptionedFigure"/>
        <w:jc w:val="center"/>
        <w:rPr>
          <w:rFonts w:cs="Times New Roman"/>
        </w:rPr>
      </w:pPr>
      <w:r w:rsidRPr="001957DE">
        <w:rPr>
          <w:rFonts w:cs="Times New Roman"/>
          <w:noProof/>
          <w:lang w:eastAsia="zh-CN"/>
        </w:rPr>
        <w:drawing>
          <wp:inline distT="0" distB="0" distL="0" distR="0" wp14:anchorId="430D928D" wp14:editId="7ABBF912">
            <wp:extent cx="5334000" cy="1926515"/>
            <wp:effectExtent l="0" t="0" r="0" b="0"/>
            <wp:docPr id="8" name="Picture" descr="lobj_eval_sexpr"/>
            <wp:cNvGraphicFramePr/>
            <a:graphic xmlns:a="http://schemas.openxmlformats.org/drawingml/2006/main">
              <a:graphicData uri="http://schemas.openxmlformats.org/drawingml/2006/picture">
                <pic:pic xmlns:pic="http://schemas.openxmlformats.org/drawingml/2006/picture">
                  <pic:nvPicPr>
                    <pic:cNvPr id="0" name="Picture" descr="./pic/lobj_eval_sexpr.png"/>
                    <pic:cNvPicPr>
                      <a:picLocks noChangeAspect="1" noChangeArrowheads="1"/>
                    </pic:cNvPicPr>
                  </pic:nvPicPr>
                  <pic:blipFill>
                    <a:blip r:embed="rId26"/>
                    <a:stretch>
                      <a:fillRect/>
                    </a:stretch>
                  </pic:blipFill>
                  <pic:spPr bwMode="auto">
                    <a:xfrm>
                      <a:off x="0" y="0"/>
                      <a:ext cx="5334000" cy="1926515"/>
                    </a:xfrm>
                    <a:prstGeom prst="rect">
                      <a:avLst/>
                    </a:prstGeom>
                    <a:noFill/>
                    <a:ln w="9525">
                      <a:noFill/>
                      <a:headEnd/>
                      <a:tailEnd/>
                    </a:ln>
                  </pic:spPr>
                </pic:pic>
              </a:graphicData>
            </a:graphic>
          </wp:inline>
        </w:drawing>
      </w:r>
    </w:p>
    <w:p w14:paraId="503373FE" w14:textId="77777777" w:rsidR="001A6A20" w:rsidRPr="001957DE" w:rsidRDefault="001A6A20" w:rsidP="00B77F41">
      <w:pPr>
        <w:pStyle w:val="aff"/>
        <w:rPr>
          <w:rPrChange w:id="513" w:author="ZHANG" w:date="2022-05-04T16:49:00Z">
            <w:rPr>
              <w:b/>
              <w:bCs w:val="0"/>
            </w:rPr>
          </w:rPrChange>
        </w:rPr>
      </w:pPr>
      <w:bookmarkStart w:id="514" w:name="OLE_LINK86"/>
      <w:bookmarkStart w:id="515" w:name="OLE_LINK87"/>
      <w:bookmarkStart w:id="516" w:name="函数的创建与执行"/>
      <w:bookmarkEnd w:id="508"/>
    </w:p>
    <w:p w14:paraId="60F5C39E" w14:textId="7ADE7573" w:rsidR="009449B1" w:rsidRPr="00B77F41" w:rsidRDefault="009449B1" w:rsidP="00B77F41">
      <w:pPr>
        <w:pStyle w:val="aff"/>
      </w:pPr>
      <w:r w:rsidRPr="00B77F41">
        <w:rPr>
          <w:rFonts w:hint="eastAsia"/>
          <w:b/>
        </w:rPr>
        <w:t>图</w:t>
      </w:r>
      <w:r w:rsidR="00ED2E2B">
        <w:rPr>
          <w:b/>
        </w:rPr>
        <w:t>10</w:t>
      </w:r>
      <w:r w:rsidR="0066150F">
        <w:rPr>
          <w:b/>
        </w:rPr>
        <w:t xml:space="preserve"> </w:t>
      </w:r>
      <w:r w:rsidRPr="00B77F41">
        <w:t>lobj_eval_sexpr()</w:t>
      </w:r>
      <w:r w:rsidRPr="00B77F41">
        <w:rPr>
          <w:rFonts w:hint="eastAsia"/>
        </w:rPr>
        <w:t>函数算法流程图</w:t>
      </w:r>
    </w:p>
    <w:bookmarkEnd w:id="514"/>
    <w:bookmarkEnd w:id="515"/>
    <w:p w14:paraId="4F5E7743" w14:textId="77777777" w:rsidR="009449B1" w:rsidRPr="001957DE" w:rsidRDefault="009449B1" w:rsidP="00B77F41">
      <w:pPr>
        <w:pStyle w:val="aff"/>
        <w:rPr>
          <w:rPrChange w:id="517" w:author="ZHANG" w:date="2022-05-04T16:49:00Z">
            <w:rPr>
              <w:b/>
              <w:bCs w:val="0"/>
            </w:rPr>
          </w:rPrChange>
        </w:rPr>
      </w:pPr>
    </w:p>
    <w:p w14:paraId="761230A2" w14:textId="77777777" w:rsidR="00930EE2" w:rsidRPr="001957DE" w:rsidRDefault="005A716F" w:rsidP="00D846E7">
      <w:pPr>
        <w:pStyle w:val="2"/>
        <w:spacing w:after="240"/>
        <w:rPr>
          <w:rFonts w:cs="Times New Roman"/>
        </w:rPr>
      </w:pPr>
      <w:bookmarkStart w:id="518" w:name="_Toc104020934"/>
      <w:r w:rsidRPr="001957DE">
        <w:rPr>
          <w:rFonts w:cs="Times New Roman"/>
        </w:rPr>
        <w:t>函数的创建与执行</w:t>
      </w:r>
      <w:bookmarkEnd w:id="518"/>
    </w:p>
    <w:p w14:paraId="32E0BB40" w14:textId="77777777" w:rsidR="00930EE2" w:rsidRPr="00DA5AF2" w:rsidRDefault="005A716F" w:rsidP="00737B10">
      <w:pPr>
        <w:pStyle w:val="3"/>
      </w:pPr>
      <w:bookmarkStart w:id="519" w:name="_Toc104020935"/>
      <w:bookmarkStart w:id="520" w:name="载入预置函数"/>
      <w:r w:rsidRPr="00DA5AF2">
        <w:rPr>
          <w:rFonts w:hint="eastAsia"/>
        </w:rPr>
        <w:t>载入预置函数</w:t>
      </w:r>
      <w:bookmarkEnd w:id="519"/>
    </w:p>
    <w:p w14:paraId="727C5E96" w14:textId="77777777" w:rsidR="00930EE2" w:rsidRPr="001957DE" w:rsidRDefault="00843170" w:rsidP="002A64AF">
      <w:pPr>
        <w:pStyle w:val="FirstParagraph"/>
        <w:spacing w:after="240"/>
        <w:ind w:firstLine="480"/>
      </w:pPr>
      <w:r w:rsidRPr="001957DE">
        <w:t>lac</w:t>
      </w:r>
      <w:r w:rsidR="005A716F" w:rsidRPr="001957DE">
        <w:t>解释器在开始执行时会初始化一个全局环境变量容器</w:t>
      </w:r>
      <w:r w:rsidR="005A716F" w:rsidRPr="001957DE">
        <w:t>e</w:t>
      </w:r>
      <w:r w:rsidR="005A716F" w:rsidRPr="001957DE">
        <w:t>，然后向其中导入预置函数符号。</w:t>
      </w:r>
    </w:p>
    <w:p w14:paraId="2845A69E" w14:textId="6578FB8E" w:rsidR="00930EE2" w:rsidRPr="00DD19A7" w:rsidRDefault="005A716F" w:rsidP="00DD19A7">
      <w:pPr>
        <w:pStyle w:val="a9"/>
        <w:rPr>
          <w:color w:val="808080" w:themeColor="background1" w:themeShade="80"/>
          <w:rPrChange w:id="521" w:author="ZHANG" w:date="2022-05-04T16:49:00Z">
            <w:rPr>
              <w:rFonts w:asciiTheme="minorEastAsia" w:hAnsiTheme="minorEastAsia"/>
              <w:i/>
              <w:iCs/>
            </w:rPr>
          </w:rPrChange>
        </w:rPr>
      </w:pPr>
      <w:r w:rsidRPr="00DD19A7">
        <w:rPr>
          <w:rStyle w:val="CommentTok"/>
          <w:rFonts w:ascii="Times New Roman" w:hAnsi="Times New Roman"/>
          <w:i w:val="0"/>
          <w:color w:val="808080" w:themeColor="background1" w:themeShade="80"/>
          <w:sz w:val="24"/>
        </w:rPr>
        <w:t xml:space="preserve">// main.c: </w:t>
      </w:r>
      <w:r w:rsidRPr="00DD19A7">
        <w:rPr>
          <w:rStyle w:val="CommentTok"/>
          <w:rFonts w:ascii="Times New Roman" w:hAnsi="Times New Roman"/>
          <w:i w:val="0"/>
          <w:color w:val="215868" w:themeColor="accent5" w:themeShade="80"/>
          <w:sz w:val="24"/>
        </w:rPr>
        <w:t xml:space="preserve">   </w:t>
      </w:r>
      <w:r w:rsidRPr="00DD19A7">
        <w:rPr>
          <w:color w:val="215868" w:themeColor="accent5" w:themeShade="80"/>
        </w:rPr>
        <w:br/>
      </w:r>
      <w:r w:rsidRPr="00DD19A7">
        <w:rPr>
          <w:rStyle w:val="NormalTok"/>
          <w:rFonts w:ascii="Times New Roman" w:hAnsi="Times New Roman"/>
          <w:sz w:val="24"/>
        </w:rPr>
        <w:t>lenv</w:t>
      </w:r>
      <w:r w:rsidRPr="00DD19A7">
        <w:rPr>
          <w:rStyle w:val="OperatorTok"/>
          <w:rFonts w:ascii="Times New Roman" w:hAnsi="Times New Roman"/>
          <w:color w:val="auto"/>
          <w:sz w:val="24"/>
        </w:rPr>
        <w:t>*</w:t>
      </w:r>
      <w:r w:rsidRPr="00DD19A7">
        <w:rPr>
          <w:rStyle w:val="NormalTok"/>
          <w:rFonts w:ascii="Times New Roman" w:hAnsi="Times New Roman"/>
          <w:sz w:val="24"/>
        </w:rPr>
        <w:t xml:space="preserve"> e </w:t>
      </w:r>
      <w:r w:rsidRPr="00DD19A7">
        <w:rPr>
          <w:rStyle w:val="OperatorTok"/>
          <w:rFonts w:ascii="Times New Roman" w:hAnsi="Times New Roman"/>
          <w:color w:val="auto"/>
          <w:sz w:val="24"/>
        </w:rPr>
        <w:t>=</w:t>
      </w:r>
      <w:r w:rsidRPr="00DD19A7">
        <w:rPr>
          <w:rStyle w:val="NormalTok"/>
          <w:rFonts w:ascii="Times New Roman" w:hAnsi="Times New Roman"/>
          <w:sz w:val="24"/>
        </w:rPr>
        <w:t xml:space="preserve"> lenv_new</w:t>
      </w:r>
      <w:r w:rsidRPr="00DD19A7">
        <w:rPr>
          <w:rStyle w:val="OperatorTok"/>
          <w:rFonts w:ascii="Times New Roman" w:hAnsi="Times New Roman"/>
          <w:color w:val="auto"/>
          <w:sz w:val="24"/>
        </w:rPr>
        <w:t>();</w:t>
      </w:r>
      <w:r w:rsidR="0066150F" w:rsidRPr="00DD19A7">
        <w:rPr>
          <w:rStyle w:val="OperatorTok"/>
          <w:rFonts w:ascii="Times New Roman" w:hAnsi="Times New Roman"/>
          <w:color w:val="auto"/>
          <w:sz w:val="24"/>
        </w:rPr>
        <w:t xml:space="preserve"> </w:t>
      </w:r>
      <w:r w:rsidR="007A276E" w:rsidRPr="00DD19A7">
        <w:rPr>
          <w:rStyle w:val="OperatorTok"/>
          <w:rFonts w:ascii="Times New Roman" w:hAnsi="Times New Roman"/>
          <w:color w:val="808080" w:themeColor="background1" w:themeShade="80"/>
          <w:sz w:val="24"/>
        </w:rPr>
        <w:t xml:space="preserve"> </w:t>
      </w:r>
      <w:r w:rsidR="00DD19A7">
        <w:rPr>
          <w:rStyle w:val="OperatorTok"/>
          <w:rFonts w:ascii="Times New Roman" w:hAnsi="Times New Roman"/>
          <w:color w:val="808080" w:themeColor="background1" w:themeShade="80"/>
          <w:sz w:val="24"/>
        </w:rPr>
        <w:t xml:space="preserve">    </w:t>
      </w:r>
      <w:r w:rsidRPr="00DD19A7">
        <w:rPr>
          <w:rStyle w:val="CommentTok"/>
          <w:rFonts w:ascii="Times New Roman" w:hAnsi="Times New Roman"/>
          <w:i w:val="0"/>
          <w:color w:val="808080" w:themeColor="background1" w:themeShade="80"/>
          <w:sz w:val="24"/>
          <w:rPrChange w:id="522" w:author="ZHANG" w:date="2022-05-04T16:49:00Z">
            <w:rPr>
              <w:rStyle w:val="CommentTok"/>
              <w:rFonts w:asciiTheme="minorEastAsia" w:hAnsiTheme="minorEastAsia"/>
              <w:i w:val="0"/>
              <w:iCs/>
            </w:rPr>
          </w:rPrChange>
        </w:rPr>
        <w:t xml:space="preserve">// </w:t>
      </w:r>
      <w:r w:rsidRPr="00DD19A7">
        <w:rPr>
          <w:rStyle w:val="CommentTok"/>
          <w:rFonts w:ascii="Times New Roman" w:hAnsi="Times New Roman" w:hint="eastAsia"/>
          <w:i w:val="0"/>
          <w:color w:val="808080" w:themeColor="background1" w:themeShade="80"/>
          <w:sz w:val="24"/>
          <w:rPrChange w:id="523" w:author="ZHANG" w:date="2022-05-04T16:49:00Z">
            <w:rPr>
              <w:rStyle w:val="CommentTok"/>
              <w:rFonts w:asciiTheme="minorEastAsia" w:hAnsiTheme="minorEastAsia" w:cs="微软雅黑" w:hint="eastAsia"/>
              <w:i w:val="0"/>
              <w:iCs/>
            </w:rPr>
          </w:rPrChange>
        </w:rPr>
        <w:t>初始化环境变量容器</w:t>
      </w:r>
      <w:r w:rsidRPr="00DD19A7">
        <w:rPr>
          <w:color w:val="808080" w:themeColor="background1" w:themeShade="80"/>
          <w:rPrChange w:id="524" w:author="ZHANG" w:date="2022-05-04T16:49:00Z">
            <w:rPr>
              <w:rFonts w:asciiTheme="minorEastAsia" w:hAnsiTheme="minorEastAsia"/>
              <w:i/>
              <w:iCs/>
            </w:rPr>
          </w:rPrChange>
        </w:rPr>
        <w:br/>
      </w:r>
      <w:r w:rsidRPr="00DD19A7">
        <w:rPr>
          <w:rStyle w:val="NormalTok"/>
          <w:rFonts w:ascii="Times New Roman" w:hAnsi="Times New Roman"/>
          <w:sz w:val="24"/>
        </w:rPr>
        <w:t>lenv_builtin_init_list</w:t>
      </w:r>
      <w:r w:rsidRPr="00DD19A7">
        <w:rPr>
          <w:rStyle w:val="OperatorTok"/>
          <w:rFonts w:ascii="Times New Roman" w:hAnsi="Times New Roman"/>
          <w:color w:val="auto"/>
          <w:sz w:val="24"/>
        </w:rPr>
        <w:t>(</w:t>
      </w:r>
      <w:r w:rsidRPr="00DD19A7">
        <w:rPr>
          <w:rStyle w:val="NormalTok"/>
          <w:rFonts w:ascii="Times New Roman" w:hAnsi="Times New Roman"/>
          <w:sz w:val="24"/>
        </w:rPr>
        <w:t>e</w:t>
      </w:r>
      <w:r w:rsidRPr="00DD19A7">
        <w:rPr>
          <w:rStyle w:val="OperatorTok"/>
          <w:rFonts w:ascii="Times New Roman" w:hAnsi="Times New Roman"/>
          <w:color w:val="auto"/>
          <w:sz w:val="24"/>
        </w:rPr>
        <w:t>);</w:t>
      </w:r>
      <w:r w:rsidR="0066150F" w:rsidRPr="00DD19A7">
        <w:rPr>
          <w:rStyle w:val="OperatorTok"/>
          <w:rFonts w:ascii="Times New Roman" w:hAnsi="Times New Roman"/>
          <w:color w:val="auto"/>
          <w:sz w:val="24"/>
        </w:rPr>
        <w:t xml:space="preserve"> </w:t>
      </w:r>
      <w:r w:rsidR="007A276E" w:rsidRPr="00DD19A7">
        <w:rPr>
          <w:rStyle w:val="OperatorTok"/>
          <w:rFonts w:ascii="Times New Roman" w:hAnsi="Times New Roman"/>
          <w:color w:val="auto"/>
          <w:sz w:val="24"/>
        </w:rPr>
        <w:t xml:space="preserve"> </w:t>
      </w:r>
      <w:r w:rsidRPr="00DD19A7">
        <w:rPr>
          <w:rStyle w:val="CommentTok"/>
          <w:rFonts w:ascii="Times New Roman" w:hAnsi="Times New Roman"/>
          <w:i w:val="0"/>
          <w:color w:val="808080" w:themeColor="background1" w:themeShade="80"/>
          <w:sz w:val="24"/>
          <w:rPrChange w:id="525" w:author="ZHANG" w:date="2022-05-04T16:49:00Z">
            <w:rPr>
              <w:rStyle w:val="CommentTok"/>
              <w:rFonts w:asciiTheme="minorEastAsia" w:hAnsiTheme="minorEastAsia"/>
              <w:i w:val="0"/>
              <w:iCs/>
            </w:rPr>
          </w:rPrChange>
        </w:rPr>
        <w:t xml:space="preserve">// </w:t>
      </w:r>
      <w:r w:rsidRPr="00DD19A7">
        <w:rPr>
          <w:rStyle w:val="CommentTok"/>
          <w:rFonts w:ascii="Times New Roman" w:hAnsi="Times New Roman" w:hint="eastAsia"/>
          <w:i w:val="0"/>
          <w:color w:val="808080" w:themeColor="background1" w:themeShade="80"/>
          <w:sz w:val="24"/>
          <w:rPrChange w:id="526" w:author="ZHANG" w:date="2022-05-04T16:49:00Z">
            <w:rPr>
              <w:rStyle w:val="CommentTok"/>
              <w:rFonts w:asciiTheme="minorEastAsia" w:hAnsiTheme="minorEastAsia" w:cs="微软雅黑" w:hint="eastAsia"/>
              <w:i w:val="0"/>
              <w:iCs/>
            </w:rPr>
          </w:rPrChange>
        </w:rPr>
        <w:t>初始化符号表</w:t>
      </w:r>
    </w:p>
    <w:p w14:paraId="1315B446" w14:textId="77777777" w:rsidR="00930EE2" w:rsidRPr="001957DE" w:rsidRDefault="005A716F" w:rsidP="002A64AF">
      <w:pPr>
        <w:pStyle w:val="FirstParagraph"/>
        <w:spacing w:after="240"/>
        <w:ind w:firstLine="480"/>
      </w:pPr>
      <w:r w:rsidRPr="001957DE">
        <w:t>初始化符号表的函数</w:t>
      </w:r>
      <w:r w:rsidR="00843170" w:rsidRPr="001957DE">
        <w:rPr>
          <w:rStyle w:val="NormalTok"/>
          <w:rFonts w:ascii="Times New Roman" w:hAnsi="Times New Roman" w:cs="Times New Roman"/>
        </w:rPr>
        <w:t>lenv_add_builtin_func</w:t>
      </w:r>
      <w:r w:rsidR="00843170" w:rsidRPr="001957DE">
        <w:rPr>
          <w:rStyle w:val="OperatorTok"/>
          <w:rFonts w:ascii="Times New Roman" w:hAnsi="Times New Roman" w:cs="Times New Roman"/>
        </w:rPr>
        <w:t>()</w:t>
      </w:r>
      <w:r w:rsidRPr="001957DE">
        <w:t>执行一</w:t>
      </w:r>
      <w:r w:rsidR="00843170" w:rsidRPr="001957DE">
        <w:t>系列</w:t>
      </w:r>
      <w:r w:rsidRPr="001957DE">
        <w:t>的函数添加操作：</w:t>
      </w:r>
    </w:p>
    <w:p w14:paraId="460F52A8" w14:textId="77777777" w:rsidR="00DD19A7" w:rsidRPr="00DD19A7" w:rsidRDefault="00DD19A7" w:rsidP="00DD19A7">
      <w:pPr>
        <w:pStyle w:val="a9"/>
        <w:rPr>
          <w:color w:val="808080" w:themeColor="background1" w:themeShade="80"/>
        </w:rPr>
      </w:pPr>
      <w:r w:rsidRPr="00DD19A7">
        <w:rPr>
          <w:color w:val="808080" w:themeColor="background1" w:themeShade="80"/>
        </w:rPr>
        <w:t>// lachesis_environment.h:</w:t>
      </w:r>
    </w:p>
    <w:p w14:paraId="54E2D271" w14:textId="44A1B09C" w:rsidR="00DD19A7" w:rsidRDefault="00DD19A7" w:rsidP="00DD19A7">
      <w:pPr>
        <w:pStyle w:val="a9"/>
      </w:pPr>
      <w:r>
        <w:rPr>
          <w:b/>
          <w:bCs/>
          <w:color w:val="008000"/>
        </w:rPr>
        <w:t>void</w:t>
      </w:r>
      <w:r>
        <w:t xml:space="preserve"> lenv_add_builtin_func(lenv</w:t>
      </w:r>
      <w:r>
        <w:rPr>
          <w:color w:val="666666"/>
        </w:rPr>
        <w:t>*</w:t>
      </w:r>
      <w:r>
        <w:t xml:space="preserve"> e, </w:t>
      </w:r>
      <w:r>
        <w:rPr>
          <w:b/>
          <w:bCs/>
          <w:color w:val="008000"/>
        </w:rPr>
        <w:t>char</w:t>
      </w:r>
      <w:r>
        <w:rPr>
          <w:color w:val="666666"/>
        </w:rPr>
        <w:t>*</w:t>
      </w:r>
      <w:r>
        <w:t xml:space="preserve"> symbol_name, lbuiltin func);</w:t>
      </w:r>
    </w:p>
    <w:p w14:paraId="1CB029F8" w14:textId="77777777" w:rsidR="00DD19A7" w:rsidRPr="00DD19A7" w:rsidRDefault="00DD19A7" w:rsidP="00DD19A7">
      <w:pPr>
        <w:pStyle w:val="a9"/>
        <w:rPr>
          <w:color w:val="808080" w:themeColor="background1" w:themeShade="80"/>
        </w:rPr>
      </w:pPr>
      <w:r w:rsidRPr="00DD19A7">
        <w:rPr>
          <w:color w:val="808080" w:themeColor="background1" w:themeShade="80"/>
        </w:rPr>
        <w:t>// lachesis_environment.c:</w:t>
      </w:r>
    </w:p>
    <w:p w14:paraId="2D46DEAB" w14:textId="77777777" w:rsidR="00DD19A7" w:rsidRDefault="00DD19A7" w:rsidP="00DD19A7">
      <w:pPr>
        <w:pStyle w:val="a9"/>
      </w:pPr>
      <w:r>
        <w:rPr>
          <w:b/>
          <w:bCs/>
          <w:color w:val="008000"/>
        </w:rPr>
        <w:t>void</w:t>
      </w:r>
      <w:r>
        <w:t xml:space="preserve"> lenv_builtin_init_list(lenv </w:t>
      </w:r>
      <w:r>
        <w:rPr>
          <w:color w:val="666666"/>
        </w:rPr>
        <w:t>*</w:t>
      </w:r>
      <w:r>
        <w:t>e){</w:t>
      </w:r>
    </w:p>
    <w:p w14:paraId="12D91C37" w14:textId="77777777" w:rsidR="00DD19A7" w:rsidRPr="00DD19A7" w:rsidRDefault="00DD19A7" w:rsidP="00DD19A7">
      <w:pPr>
        <w:pStyle w:val="a9"/>
        <w:rPr>
          <w:color w:val="808080" w:themeColor="background1" w:themeShade="80"/>
        </w:rPr>
      </w:pPr>
      <w:r w:rsidRPr="00DD19A7">
        <w:rPr>
          <w:color w:val="808080" w:themeColor="background1" w:themeShade="80"/>
        </w:rPr>
        <w:t>/*__BASIC_TYPES__*/</w:t>
      </w:r>
    </w:p>
    <w:p w14:paraId="2E1C3882" w14:textId="77777777" w:rsidR="00DD19A7" w:rsidRDefault="00DD19A7" w:rsidP="00DD19A7">
      <w:pPr>
        <w:pStyle w:val="a9"/>
      </w:pPr>
      <w:r>
        <w:t xml:space="preserve">    lenv_add_builtin_func(e,</w:t>
      </w:r>
      <w:r>
        <w:rPr>
          <w:color w:val="BA2121"/>
        </w:rPr>
        <w:t>"list"</w:t>
      </w:r>
      <w:r>
        <w:t>, built_in_list);</w:t>
      </w:r>
    </w:p>
    <w:p w14:paraId="0BB0947E" w14:textId="77777777" w:rsidR="00DD19A7" w:rsidRDefault="00DD19A7" w:rsidP="00DD19A7">
      <w:pPr>
        <w:pStyle w:val="a9"/>
      </w:pPr>
      <w:r>
        <w:t xml:space="preserve">    lenv_add_builtin_func(e,</w:t>
      </w:r>
      <w:r>
        <w:rPr>
          <w:color w:val="BA2121"/>
        </w:rPr>
        <w:t>"head"</w:t>
      </w:r>
      <w:r>
        <w:t>, built_in_head);</w:t>
      </w:r>
    </w:p>
    <w:p w14:paraId="103D6145" w14:textId="77777777" w:rsidR="00DD19A7" w:rsidRDefault="00DD19A7" w:rsidP="00DD19A7">
      <w:pPr>
        <w:pStyle w:val="a9"/>
      </w:pPr>
      <w:r>
        <w:t xml:space="preserve">    lenv_add_builtin_func(e,</w:t>
      </w:r>
      <w:r>
        <w:rPr>
          <w:color w:val="BA2121"/>
        </w:rPr>
        <w:t>"tail"</w:t>
      </w:r>
      <w:r>
        <w:t>, built_in_tail);</w:t>
      </w:r>
    </w:p>
    <w:p w14:paraId="1DC95016" w14:textId="77777777" w:rsidR="00DD19A7" w:rsidRDefault="00DD19A7" w:rsidP="00DD19A7">
      <w:pPr>
        <w:pStyle w:val="a9"/>
      </w:pPr>
      <w:r>
        <w:t xml:space="preserve">    lenv_add_builtin_func(e,</w:t>
      </w:r>
      <w:r>
        <w:rPr>
          <w:color w:val="BA2121"/>
        </w:rPr>
        <w:t>"eval"</w:t>
      </w:r>
      <w:r>
        <w:t>, built_in_eval);</w:t>
      </w:r>
    </w:p>
    <w:p w14:paraId="4F12226D" w14:textId="77777777" w:rsidR="00DD19A7" w:rsidRDefault="00DD19A7" w:rsidP="00DD19A7">
      <w:pPr>
        <w:pStyle w:val="a9"/>
        <w:rPr>
          <w:lang w:eastAsia="zh-CN"/>
        </w:rPr>
      </w:pPr>
      <w:r>
        <w:t xml:space="preserve">    </w:t>
      </w:r>
      <w:r>
        <w:rPr>
          <w:shd w:val="clear" w:color="FF0000" w:fill="auto"/>
          <w:lang w:eastAsia="zh-CN"/>
        </w:rPr>
        <w:t>……</w:t>
      </w:r>
    </w:p>
    <w:p w14:paraId="05BF7F8D" w14:textId="77777777" w:rsidR="00DD19A7" w:rsidRDefault="00DD19A7" w:rsidP="00DD19A7">
      <w:pPr>
        <w:pStyle w:val="a9"/>
        <w:rPr>
          <w:lang w:eastAsia="zh-CN"/>
        </w:rPr>
      </w:pPr>
      <w:r>
        <w:rPr>
          <w:lang w:eastAsia="zh-CN"/>
        </w:rPr>
        <w:t>}</w:t>
      </w:r>
    </w:p>
    <w:p w14:paraId="5FB1D997" w14:textId="77777777" w:rsidR="007A276E" w:rsidRDefault="007A276E" w:rsidP="002A64AF">
      <w:pPr>
        <w:pStyle w:val="FirstParagraph"/>
        <w:spacing w:after="240"/>
        <w:ind w:firstLine="480"/>
      </w:pPr>
    </w:p>
    <w:p w14:paraId="30E402E1" w14:textId="1867C308" w:rsidR="00C96793" w:rsidRPr="001957DE" w:rsidRDefault="00C96793" w:rsidP="002A64AF">
      <w:pPr>
        <w:pStyle w:val="FirstParagraph"/>
        <w:spacing w:after="240"/>
        <w:ind w:firstLine="480"/>
      </w:pPr>
      <w:r w:rsidRPr="001957DE">
        <w:t>首先，字符串</w:t>
      </w:r>
      <w:r w:rsidRPr="001957DE">
        <w:rPr>
          <w:rStyle w:val="VerbatimChar"/>
          <w:rFonts w:ascii="Times New Roman" w:hAnsi="Times New Roman" w:cs="Times New Roman"/>
        </w:rPr>
        <w:t>symbol_name</w:t>
      </w:r>
      <w:r w:rsidRPr="001957DE">
        <w:t>和函数指针</w:t>
      </w:r>
      <w:r w:rsidRPr="001957DE">
        <w:rPr>
          <w:rStyle w:val="VerbatimChar"/>
          <w:rFonts w:ascii="Times New Roman" w:hAnsi="Times New Roman" w:cs="Times New Roman"/>
        </w:rPr>
        <w:t>func</w:t>
      </w:r>
      <w:r w:rsidRPr="001957DE">
        <w:t>将会被转化成字符对象和函数对象。如果符号已经在</w:t>
      </w:r>
      <w:bookmarkStart w:id="527" w:name="OLE_LINK84"/>
      <w:bookmarkStart w:id="528" w:name="OLE_LINK85"/>
      <w:r w:rsidRPr="001957DE">
        <w:t>环境容器中</w:t>
      </w:r>
      <w:bookmarkEnd w:id="527"/>
      <w:bookmarkEnd w:id="528"/>
      <w:r w:rsidRPr="001957DE">
        <w:t>，</w:t>
      </w:r>
      <w:r w:rsidR="00792845" w:rsidRPr="001957DE">
        <w:t>则</w:t>
      </w:r>
      <w:r w:rsidRPr="001957DE">
        <w:t>只要用新的字符对象和</w:t>
      </w:r>
      <w:r w:rsidR="00792845" w:rsidRPr="001957DE">
        <w:t>函数对象</w:t>
      </w:r>
      <w:r w:rsidRPr="001957DE">
        <w:t>来替换旧的。如果是</w:t>
      </w:r>
      <w:r w:rsidR="00792845" w:rsidRPr="001957DE">
        <w:t>不在环境容器中</w:t>
      </w:r>
      <w:r w:rsidRPr="001957DE">
        <w:t>的符号，则需要对环境容器进行扩容然后添加</w:t>
      </w:r>
      <w:r w:rsidR="00792845" w:rsidRPr="001957DE">
        <w:t>该符号及其函数对象</w:t>
      </w:r>
      <w:r w:rsidRPr="001957DE">
        <w:t>。</w:t>
      </w:r>
    </w:p>
    <w:p w14:paraId="0DDE2BA6" w14:textId="61445321" w:rsidR="00C96793" w:rsidRDefault="00792845" w:rsidP="00DD19A7">
      <w:pPr>
        <w:pStyle w:val="FirstParagraph"/>
        <w:spacing w:after="240"/>
        <w:ind w:firstLine="440"/>
      </w:pPr>
      <w:bookmarkStart w:id="529" w:name="OLE_LINK90"/>
      <w:bookmarkStart w:id="530" w:name="OLE_LINK91"/>
      <w:r w:rsidRPr="001957DE">
        <w:rPr>
          <w:rStyle w:val="NormalTok"/>
          <w:rFonts w:ascii="Times New Roman" w:hAnsi="Times New Roman" w:cs="Times New Roman"/>
        </w:rPr>
        <w:t>lenv_add_builtin_func</w:t>
      </w:r>
      <w:r w:rsidRPr="001957DE">
        <w:rPr>
          <w:rStyle w:val="OperatorTok"/>
          <w:rFonts w:ascii="Times New Roman" w:hAnsi="Times New Roman" w:cs="Times New Roman"/>
        </w:rPr>
        <w:t>()</w:t>
      </w:r>
      <w:bookmarkEnd w:id="529"/>
      <w:bookmarkEnd w:id="530"/>
      <w:r w:rsidR="005A716F" w:rsidRPr="001957DE">
        <w:t>的算法和工作流程图如下：</w:t>
      </w:r>
    </w:p>
    <w:p w14:paraId="7393F5EE" w14:textId="77777777" w:rsidR="00DD19A7" w:rsidRDefault="00DD19A7" w:rsidP="00DD19A7">
      <w:pPr>
        <w:pStyle w:val="a9"/>
      </w:pPr>
      <w:r>
        <w:rPr>
          <w:b/>
          <w:bCs/>
          <w:color w:val="008000"/>
        </w:rPr>
        <w:t>function</w:t>
      </w:r>
      <w:r>
        <w:t xml:space="preserve"> lenv_add_builtin_func(e, symbol_name, func) {</w:t>
      </w:r>
    </w:p>
    <w:p w14:paraId="0E4EAB5E" w14:textId="77777777" w:rsidR="00DD19A7" w:rsidRDefault="00DD19A7" w:rsidP="00DD19A7">
      <w:pPr>
        <w:pStyle w:val="a9"/>
      </w:pPr>
      <w:r>
        <w:t xml:space="preserve">    </w:t>
      </w:r>
      <w:r>
        <w:rPr>
          <w:b/>
          <w:bCs/>
          <w:color w:val="008000"/>
        </w:rPr>
        <w:t>new</w:t>
      </w:r>
      <w:r>
        <w:t xml:space="preserve"> symbol_obj,func_obj;</w:t>
      </w:r>
    </w:p>
    <w:p w14:paraId="7B10EB05" w14:textId="77777777" w:rsidR="00DD19A7" w:rsidRDefault="00DD19A7" w:rsidP="00DD19A7">
      <w:pPr>
        <w:pStyle w:val="a9"/>
      </w:pPr>
      <w:r>
        <w:t xml:space="preserve">    lenv_put_symbol(e,symbol_obj,func_obj);</w:t>
      </w:r>
    </w:p>
    <w:p w14:paraId="53150FA8" w14:textId="77777777" w:rsidR="00DD19A7" w:rsidRDefault="00DD19A7" w:rsidP="00DD19A7">
      <w:pPr>
        <w:pStyle w:val="a9"/>
      </w:pPr>
      <w:r>
        <w:t xml:space="preserve">    }</w:t>
      </w:r>
    </w:p>
    <w:p w14:paraId="6A068F26" w14:textId="77777777" w:rsidR="00DD19A7" w:rsidRDefault="00DD19A7" w:rsidP="00DD19A7">
      <w:pPr>
        <w:pStyle w:val="a9"/>
      </w:pPr>
      <w:r>
        <w:t xml:space="preserve">    functionlenv_put_function(e,symbol_obj,func_obj){</w:t>
      </w:r>
    </w:p>
    <w:p w14:paraId="18AE8CF5" w14:textId="77777777" w:rsidR="00DD19A7" w:rsidRDefault="00DD19A7" w:rsidP="00DD19A7">
      <w:pPr>
        <w:pStyle w:val="a9"/>
      </w:pPr>
      <w:r>
        <w:t xml:space="preserve">    </w:t>
      </w:r>
      <w:r>
        <w:rPr>
          <w:b/>
          <w:bCs/>
          <w:color w:val="008000"/>
        </w:rPr>
        <w:t>for</w:t>
      </w:r>
      <w:r>
        <w:t xml:space="preserve"> (i from0 to e.count)</w:t>
      </w:r>
    </w:p>
    <w:p w14:paraId="7B6258E9" w14:textId="77777777" w:rsidR="00DD19A7" w:rsidRDefault="00DD19A7" w:rsidP="00DD19A7">
      <w:pPr>
        <w:pStyle w:val="a9"/>
      </w:pPr>
      <w:r>
        <w:t xml:space="preserve">        </w:t>
      </w:r>
      <w:r>
        <w:rPr>
          <w:b/>
          <w:bCs/>
          <w:color w:val="008000"/>
        </w:rPr>
        <w:t>if</w:t>
      </w:r>
      <w:r>
        <w:t xml:space="preserve"> (symbol_repeated)</w:t>
      </w:r>
    </w:p>
    <w:p w14:paraId="06F9CE8C" w14:textId="77777777" w:rsidR="00DD19A7" w:rsidRDefault="00DD19A7" w:rsidP="00DD19A7">
      <w:pPr>
        <w:pStyle w:val="a9"/>
      </w:pPr>
      <w:r>
        <w:t xml:space="preserve">            </w:t>
      </w:r>
      <w:r>
        <w:rPr>
          <w:b/>
          <w:bCs/>
          <w:color w:val="008000"/>
        </w:rPr>
        <w:t>delete</w:t>
      </w:r>
      <w:r>
        <w:t xml:space="preserve"> the old and replace </w:t>
      </w:r>
      <w:r>
        <w:rPr>
          <w:b/>
          <w:bCs/>
          <w:color w:val="008000"/>
        </w:rPr>
        <w:t>with</w:t>
      </w:r>
      <w:r>
        <w:t xml:space="preserve"> the </w:t>
      </w:r>
      <w:r>
        <w:rPr>
          <w:b/>
          <w:bCs/>
          <w:color w:val="008000"/>
        </w:rPr>
        <w:t>new</w:t>
      </w:r>
      <w:r>
        <w:t xml:space="preserve"> one;</w:t>
      </w:r>
    </w:p>
    <w:p w14:paraId="3875738D" w14:textId="77777777" w:rsidR="00DD19A7" w:rsidRDefault="00DD19A7" w:rsidP="00DD19A7">
      <w:pPr>
        <w:pStyle w:val="a9"/>
      </w:pPr>
      <w:r>
        <w:t xml:space="preserve">        </w:t>
      </w:r>
      <w:r>
        <w:rPr>
          <w:b/>
          <w:bCs/>
          <w:color w:val="008000"/>
        </w:rPr>
        <w:t>else</w:t>
      </w:r>
    </w:p>
    <w:p w14:paraId="0CDEC5E3" w14:textId="77777777" w:rsidR="00DD19A7" w:rsidRDefault="00DD19A7" w:rsidP="00DD19A7">
      <w:pPr>
        <w:pStyle w:val="a9"/>
      </w:pPr>
      <w:r>
        <w:t xml:space="preserve">            add symbol and functor to e;</w:t>
      </w:r>
    </w:p>
    <w:p w14:paraId="595A4AE3" w14:textId="77777777" w:rsidR="00DD19A7" w:rsidRDefault="00DD19A7" w:rsidP="00DD19A7">
      <w:pPr>
        <w:pStyle w:val="a9"/>
      </w:pPr>
      <w:r>
        <w:t xml:space="preserve">    }</w:t>
      </w:r>
    </w:p>
    <w:p w14:paraId="1535F501" w14:textId="5D624F73" w:rsidR="00DD19A7" w:rsidRPr="00DD19A7" w:rsidRDefault="00DD19A7" w:rsidP="00DD19A7">
      <w:pPr>
        <w:pStyle w:val="a9"/>
      </w:pPr>
      <w:r>
        <w:t>}</w:t>
      </w:r>
    </w:p>
    <w:p w14:paraId="1F3D273E" w14:textId="6795BB18" w:rsidR="00792845" w:rsidRPr="00B77F41" w:rsidRDefault="005A716F" w:rsidP="00B77F41">
      <w:pPr>
        <w:pStyle w:val="aff"/>
      </w:pPr>
      <w:r w:rsidRPr="00B77F41">
        <w:rPr>
          <w:noProof/>
        </w:rPr>
        <w:drawing>
          <wp:inline distT="0" distB="0" distL="0" distR="0" wp14:anchorId="184F1D2E" wp14:editId="2E1F2815">
            <wp:extent cx="5334000" cy="3240349"/>
            <wp:effectExtent l="0" t="0" r="0" b="0"/>
            <wp:docPr id="9" name="Picture" descr="Screen Shot 2022-04-27 at 11.25.49 AM"/>
            <wp:cNvGraphicFramePr/>
            <a:graphic xmlns:a="http://schemas.openxmlformats.org/drawingml/2006/main">
              <a:graphicData uri="http://schemas.openxmlformats.org/drawingml/2006/picture">
                <pic:pic xmlns:pic="http://schemas.openxmlformats.org/drawingml/2006/picture">
                  <pic:nvPicPr>
                    <pic:cNvPr id="0" name="Picture" descr="./Screen%20Shot%202022-04-27%20at%2011.25.49%20AM.png"/>
                    <pic:cNvPicPr>
                      <a:picLocks noChangeAspect="1" noChangeArrowheads="1"/>
                    </pic:cNvPicPr>
                  </pic:nvPicPr>
                  <pic:blipFill>
                    <a:blip r:embed="rId27"/>
                    <a:stretch>
                      <a:fillRect/>
                    </a:stretch>
                  </pic:blipFill>
                  <pic:spPr bwMode="auto">
                    <a:xfrm>
                      <a:off x="0" y="0"/>
                      <a:ext cx="5334000" cy="3240349"/>
                    </a:xfrm>
                    <a:prstGeom prst="rect">
                      <a:avLst/>
                    </a:prstGeom>
                    <a:noFill/>
                    <a:ln w="9525">
                      <a:noFill/>
                      <a:headEnd/>
                      <a:tailEnd/>
                    </a:ln>
                  </pic:spPr>
                </pic:pic>
              </a:graphicData>
            </a:graphic>
          </wp:inline>
        </w:drawing>
      </w:r>
      <w:bookmarkStart w:id="531" w:name="OLE_LINK98"/>
      <w:bookmarkStart w:id="532" w:name="OLE_LINK99"/>
      <w:r w:rsidR="00792845" w:rsidRPr="00B77F41">
        <w:rPr>
          <w:rFonts w:hint="eastAsia"/>
          <w:b/>
        </w:rPr>
        <w:t>图</w:t>
      </w:r>
      <w:r w:rsidR="00ED2E2B">
        <w:rPr>
          <w:b/>
        </w:rPr>
        <w:t>11</w:t>
      </w:r>
      <w:r w:rsidR="00DD19A7">
        <w:rPr>
          <w:b/>
        </w:rPr>
        <w:t xml:space="preserve"> </w:t>
      </w:r>
      <w:r w:rsidR="00792845" w:rsidRPr="00B77F41">
        <w:t>lenv_add_builtin_func()</w:t>
      </w:r>
      <w:r w:rsidR="00792845" w:rsidRPr="00B77F41">
        <w:rPr>
          <w:rFonts w:hint="eastAsia"/>
        </w:rPr>
        <w:t>函数算法流程图</w:t>
      </w:r>
    </w:p>
    <w:bookmarkEnd w:id="531"/>
    <w:bookmarkEnd w:id="532"/>
    <w:p w14:paraId="0817483F" w14:textId="77777777" w:rsidR="00843170" w:rsidRPr="001957DE" w:rsidRDefault="00843170" w:rsidP="0071037D">
      <w:pPr>
        <w:pStyle w:val="CaptionedFigure"/>
        <w:rPr>
          <w:rFonts w:cs="Times New Roman"/>
        </w:rPr>
      </w:pPr>
    </w:p>
    <w:p w14:paraId="003B60BF" w14:textId="77777777" w:rsidR="00930EE2" w:rsidRPr="00DA5AF2" w:rsidRDefault="005A716F" w:rsidP="00737B10">
      <w:pPr>
        <w:pStyle w:val="3"/>
      </w:pPr>
      <w:bookmarkStart w:id="533" w:name="_Toc104020936"/>
      <w:bookmarkStart w:id="534" w:name="全局变量和局部变量"/>
      <w:bookmarkEnd w:id="520"/>
      <w:r w:rsidRPr="00DA5AF2">
        <w:rPr>
          <w:rFonts w:hint="eastAsia"/>
        </w:rPr>
        <w:t>全局变量和局部变量</w:t>
      </w:r>
      <w:bookmarkEnd w:id="533"/>
    </w:p>
    <w:p w14:paraId="00FB3A49" w14:textId="77777777" w:rsidR="00930EE2" w:rsidRPr="001957DE" w:rsidRDefault="005A716F" w:rsidP="002A64AF">
      <w:pPr>
        <w:pStyle w:val="FirstParagraph"/>
        <w:spacing w:after="240"/>
        <w:ind w:firstLine="480"/>
      </w:pPr>
      <w:r w:rsidRPr="001957DE">
        <w:t>两个预置函数</w:t>
      </w:r>
      <w:r w:rsidR="00792845" w:rsidRPr="001957DE">
        <w:rPr>
          <w:rStyle w:val="StringTok"/>
          <w:rFonts w:ascii="Times New Roman" w:hAnsi="Times New Roman" w:cs="Times New Roman"/>
          <w:color w:val="000000" w:themeColor="text1"/>
        </w:rPr>
        <w:t>"def"</w:t>
      </w:r>
      <w:r w:rsidR="00792845" w:rsidRPr="001957DE">
        <w:rPr>
          <w:rStyle w:val="StringTok"/>
          <w:rFonts w:ascii="Times New Roman" w:hAnsi="Times New Roman" w:cs="Times New Roman"/>
          <w:color w:val="000000" w:themeColor="text1"/>
        </w:rPr>
        <w:t>和</w:t>
      </w:r>
      <w:r w:rsidR="00792845" w:rsidRPr="001957DE">
        <w:rPr>
          <w:rStyle w:val="StringTok"/>
          <w:rFonts w:ascii="Times New Roman" w:hAnsi="Times New Roman" w:cs="Times New Roman"/>
          <w:color w:val="000000" w:themeColor="text1"/>
        </w:rPr>
        <w:t>"="</w:t>
      </w:r>
      <w:r w:rsidRPr="001957DE">
        <w:t>被用来实现变量绑定的功能，它们在全局环境变量中的签名如下：</w:t>
      </w:r>
    </w:p>
    <w:p w14:paraId="40F7AD28" w14:textId="77777777" w:rsidR="00930EE2" w:rsidRPr="00DD19A7" w:rsidRDefault="005A716F" w:rsidP="0066150F">
      <w:pPr>
        <w:pStyle w:val="a9"/>
      </w:pPr>
      <w:r w:rsidRPr="00DD19A7">
        <w:rPr>
          <w:rStyle w:val="NormalTok"/>
          <w:rFonts w:ascii="Times New Roman" w:hAnsi="Times New Roman" w:cs="Times New Roman"/>
          <w:sz w:val="24"/>
        </w:rPr>
        <w:t>lenv_add_builtin_func</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bookmarkStart w:id="535" w:name="OLE_LINK92"/>
      <w:bookmarkStart w:id="536" w:name="OLE_LINK93"/>
      <w:r w:rsidRPr="00DD19A7">
        <w:rPr>
          <w:rStyle w:val="StringTok"/>
          <w:rFonts w:ascii="Times New Roman" w:hAnsi="Times New Roman" w:cs="Times New Roman"/>
          <w:sz w:val="24"/>
        </w:rPr>
        <w:t>"def"</w:t>
      </w:r>
      <w:bookmarkEnd w:id="535"/>
      <w:bookmarkEnd w:id="536"/>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built_in_define</w:t>
      </w:r>
      <w:r w:rsidRPr="00DD19A7">
        <w:rPr>
          <w:rStyle w:val="OperatorTok"/>
          <w:rFonts w:ascii="Times New Roman" w:hAnsi="Times New Roman" w:cs="Times New Roman"/>
          <w:sz w:val="24"/>
        </w:rPr>
        <w:t>);</w:t>
      </w:r>
      <w:r w:rsidRPr="00DD19A7">
        <w:br/>
      </w:r>
      <w:r w:rsidRPr="00DD19A7">
        <w:rPr>
          <w:rStyle w:val="NormalTok"/>
          <w:rFonts w:ascii="Times New Roman" w:hAnsi="Times New Roman" w:cs="Times New Roman"/>
          <w:sz w:val="24"/>
        </w:rPr>
        <w:t>lenv_add_builtin_func</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bookmarkStart w:id="537" w:name="OLE_LINK94"/>
      <w:bookmarkStart w:id="538" w:name="OLE_LINK95"/>
      <w:r w:rsidRPr="00DD19A7">
        <w:rPr>
          <w:rStyle w:val="StringTok"/>
          <w:rFonts w:ascii="Times New Roman" w:hAnsi="Times New Roman" w:cs="Times New Roman"/>
          <w:sz w:val="24"/>
        </w:rPr>
        <w:t>"="</w:t>
      </w:r>
      <w:bookmarkEnd w:id="537"/>
      <w:bookmarkEnd w:id="538"/>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built_in_put</w:t>
      </w:r>
      <w:r w:rsidRPr="00DD19A7">
        <w:rPr>
          <w:rStyle w:val="OperatorTok"/>
          <w:rFonts w:ascii="Times New Roman" w:hAnsi="Times New Roman" w:cs="Times New Roman"/>
          <w:sz w:val="24"/>
        </w:rPr>
        <w:t>);</w:t>
      </w:r>
    </w:p>
    <w:p w14:paraId="78BAA6F0" w14:textId="77777777" w:rsidR="00930EE2" w:rsidRPr="001957DE" w:rsidRDefault="005A716F" w:rsidP="002A64AF">
      <w:pPr>
        <w:pStyle w:val="FirstParagraph"/>
        <w:spacing w:after="240"/>
        <w:ind w:firstLine="480"/>
      </w:pPr>
      <w:r w:rsidRPr="001957DE">
        <w:t>其中，</w:t>
      </w:r>
      <w:r w:rsidRPr="001957DE">
        <w:rPr>
          <w:rStyle w:val="VerbatimChar"/>
          <w:rFonts w:ascii="Times New Roman" w:hAnsi="Times New Roman" w:cs="Times New Roman"/>
        </w:rPr>
        <w:t>def</w:t>
      </w:r>
      <w:r w:rsidRPr="001957DE">
        <w:t>会把每个符号定义</w:t>
      </w:r>
      <w:bookmarkStart w:id="539" w:name="OLE_LINK96"/>
      <w:bookmarkStart w:id="540" w:name="OLE_LINK97"/>
      <w:r w:rsidR="00792845" w:rsidRPr="001957DE">
        <w:t>添加进</w:t>
      </w:r>
      <w:bookmarkEnd w:id="539"/>
      <w:bookmarkEnd w:id="540"/>
      <w:r w:rsidRPr="001957DE">
        <w:t>全局环境变量中，而</w:t>
      </w:r>
      <w:r w:rsidRPr="001957DE">
        <w:rPr>
          <w:rStyle w:val="VerbatimChar"/>
          <w:rFonts w:ascii="Times New Roman" w:hAnsi="Times New Roman" w:cs="Times New Roman"/>
        </w:rPr>
        <w:t>=</w:t>
      </w:r>
      <w:r w:rsidRPr="001957DE">
        <w:t>则会把符号定义</w:t>
      </w:r>
      <w:r w:rsidR="00792845" w:rsidRPr="001957DE">
        <w:t>添加</w:t>
      </w:r>
      <w:r w:rsidRPr="001957DE">
        <w:t>在该函数内部的</w:t>
      </w:r>
      <w:r w:rsidR="00792845" w:rsidRPr="001957DE">
        <w:t>局部</w:t>
      </w:r>
      <w:r w:rsidRPr="001957DE">
        <w:t>环境变量中。</w:t>
      </w:r>
    </w:p>
    <w:p w14:paraId="2BA34EAF" w14:textId="77777777" w:rsidR="00930EE2" w:rsidRPr="001957DE" w:rsidRDefault="005A716F" w:rsidP="002A64AF">
      <w:pPr>
        <w:pStyle w:val="FirstParagraph"/>
        <w:spacing w:after="240"/>
        <w:ind w:firstLine="440"/>
      </w:pPr>
      <w:r w:rsidRPr="001957DE">
        <w:rPr>
          <w:rStyle w:val="VerbatimChar"/>
          <w:rFonts w:ascii="Times New Roman" w:hAnsi="Times New Roman" w:cs="Times New Roman"/>
        </w:rPr>
        <w:t>def</w:t>
      </w:r>
      <w:r w:rsidRPr="001957DE">
        <w:t>和</w:t>
      </w:r>
      <w:r w:rsidRPr="001957DE">
        <w:rPr>
          <w:rStyle w:val="VerbatimChar"/>
          <w:rFonts w:ascii="Times New Roman" w:hAnsi="Times New Roman" w:cs="Times New Roman"/>
        </w:rPr>
        <w:t>=</w:t>
      </w:r>
      <w:r w:rsidRPr="001957DE">
        <w:t>的实现共享了大部分的代码，在后期重构的过程中，两者被设计成调用一个公共的</w:t>
      </w:r>
      <w:r w:rsidRPr="001957DE">
        <w:rPr>
          <w:rStyle w:val="VerbatimChar"/>
          <w:rFonts w:ascii="Times New Roman" w:hAnsi="Times New Roman" w:cs="Times New Roman"/>
        </w:rPr>
        <w:t>built_in_var</w:t>
      </w:r>
      <w:r w:rsidRPr="001957DE">
        <w:t>函数</w:t>
      </w:r>
      <w:r w:rsidR="00792845" w:rsidRPr="001957DE">
        <w:t>来减少冗余</w:t>
      </w:r>
      <w:r w:rsidRPr="001957DE">
        <w:t>：</w:t>
      </w:r>
    </w:p>
    <w:p w14:paraId="330E4F0A" w14:textId="567E3C3A" w:rsidR="00792845" w:rsidRPr="00DD19A7" w:rsidRDefault="005A716F" w:rsidP="00DD19A7">
      <w:pPr>
        <w:pStyle w:val="a9"/>
        <w:ind w:left="720" w:hangingChars="100" w:hanging="240"/>
        <w:rPr>
          <w:rStyle w:val="OperatorTok"/>
          <w:rFonts w:ascii="Times New Roman" w:hAnsi="Times New Roman" w:cs="Times New Roman"/>
          <w:sz w:val="24"/>
        </w:rPr>
      </w:pPr>
      <w:r w:rsidRPr="00DD19A7">
        <w:rPr>
          <w:rStyle w:val="NormalTok"/>
          <w:rFonts w:ascii="Times New Roman" w:hAnsi="Times New Roman" w:cs="Times New Roman"/>
          <w:sz w:val="24"/>
        </w:rPr>
        <w:t xml:space="preserve">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built_in_put</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lenv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obj</w:t>
      </w:r>
      <w:r w:rsidRPr="00DD19A7">
        <w:rPr>
          <w:rStyle w:val="OperatorTok"/>
          <w:rFonts w:ascii="Times New Roman" w:hAnsi="Times New Roman" w:cs="Times New Roman"/>
          <w:sz w:val="24"/>
        </w:rPr>
        <w:t>)</w:t>
      </w:r>
      <w:r w:rsidR="00792845" w:rsidRPr="00DD19A7">
        <w:rPr>
          <w:rStyle w:val="OperatorTok"/>
          <w:rFonts w:ascii="Times New Roman" w:eastAsia="微软雅黑" w:hAnsi="Times New Roman" w:cs="Times New Roman"/>
          <w:sz w:val="24"/>
          <w:lang w:eastAsia="zh-CN"/>
          <w:rPrChange w:id="541" w:author="ZHANG" w:date="2022-05-04T16:49:00Z">
            <w:rPr>
              <w:rStyle w:val="OperatorTok"/>
              <w:rFonts w:ascii="微软雅黑" w:eastAsia="微软雅黑" w:hAnsi="微软雅黑" w:cs="微软雅黑"/>
              <w:lang w:eastAsia="zh-CN"/>
            </w:rPr>
          </w:rPrChange>
        </w:rPr>
        <w:t>{</w:t>
      </w:r>
      <w:r w:rsidRPr="00DD19A7">
        <w:br/>
      </w:r>
      <w:r w:rsidR="00DD19A7">
        <w:rPr>
          <w:rStyle w:val="ControlFlowTok"/>
          <w:rFonts w:ascii="Times New Roman" w:hAnsi="Times New Roman" w:cs="Times New Roman"/>
          <w:sz w:val="24"/>
        </w:rPr>
        <w:t xml:space="preserve">  </w:t>
      </w:r>
      <w:r w:rsidRPr="00DD19A7">
        <w:rPr>
          <w:rStyle w:val="ControlFlowTok"/>
          <w:rFonts w:ascii="Times New Roman" w:hAnsi="Times New Roman" w:cs="Times New Roman"/>
          <w:sz w:val="24"/>
        </w:rPr>
        <w:t>return</w:t>
      </w:r>
      <w:r w:rsidRPr="00DD19A7">
        <w:rPr>
          <w:rStyle w:val="NormalTok"/>
          <w:rFonts w:ascii="Times New Roman" w:hAnsi="Times New Roman" w:cs="Times New Roman"/>
          <w:sz w:val="24"/>
        </w:rPr>
        <w:t xml:space="preserve"> built_in_var</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obj</w:t>
      </w:r>
      <w:r w:rsidRPr="00DD19A7">
        <w:rPr>
          <w:rStyle w:val="OperatorTok"/>
          <w:rFonts w:ascii="Times New Roman" w:hAnsi="Times New Roman" w:cs="Times New Roman"/>
          <w:sz w:val="24"/>
        </w:rPr>
        <w:t>,</w:t>
      </w:r>
      <w:r w:rsidRPr="00DD19A7">
        <w:rPr>
          <w:rStyle w:val="StringTok"/>
          <w:rFonts w:ascii="Times New Roman" w:hAnsi="Times New Roman" w:cs="Times New Roman"/>
          <w:sz w:val="24"/>
        </w:rPr>
        <w:t>"="</w:t>
      </w:r>
      <w:r w:rsidRPr="00DD19A7">
        <w:rPr>
          <w:rStyle w:val="OperatorTok"/>
          <w:rFonts w:ascii="Times New Roman" w:hAnsi="Times New Roman" w:cs="Times New Roman"/>
          <w:sz w:val="24"/>
        </w:rPr>
        <w:t>);</w:t>
      </w:r>
    </w:p>
    <w:p w14:paraId="46FB06B4" w14:textId="2075DC63" w:rsidR="00FA25D6" w:rsidRDefault="00792845" w:rsidP="0066150F">
      <w:pPr>
        <w:pStyle w:val="a9"/>
        <w:rPr>
          <w:rStyle w:val="OperatorTok"/>
          <w:rFonts w:ascii="Times New Roman" w:hAnsi="Times New Roman" w:cs="Times New Roman"/>
          <w:sz w:val="24"/>
        </w:rPr>
      </w:pPr>
      <w:r w:rsidRPr="00DD19A7">
        <w:rPr>
          <w:rStyle w:val="OperatorTok"/>
          <w:rFonts w:ascii="Times New Roman" w:hAnsi="Times New Roman" w:cs="Times New Roman"/>
          <w:sz w:val="24"/>
        </w:rPr>
        <w:t>}</w:t>
      </w:r>
    </w:p>
    <w:p w14:paraId="64947C08" w14:textId="77777777" w:rsidR="00DD19A7" w:rsidRPr="00DD19A7" w:rsidRDefault="00DD19A7" w:rsidP="0066150F">
      <w:pPr>
        <w:pStyle w:val="a9"/>
        <w:rPr>
          <w:rPrChange w:id="542" w:author="ZHANG" w:date="2022-05-04T16:49:00Z">
            <w:rPr>
              <w:color w:val="666666"/>
              <w:sz w:val="22"/>
            </w:rPr>
          </w:rPrChange>
        </w:rPr>
      </w:pPr>
    </w:p>
    <w:p w14:paraId="273CF997" w14:textId="44E4F39B" w:rsidR="00792845" w:rsidRPr="00DD19A7" w:rsidRDefault="005A716F" w:rsidP="00DD19A7">
      <w:pPr>
        <w:pStyle w:val="a9"/>
        <w:ind w:left="840" w:hangingChars="150" w:hanging="360"/>
        <w:rPr>
          <w:rStyle w:val="OperatorTok"/>
          <w:rFonts w:ascii="Times New Roman" w:hAnsi="Times New Roman" w:cs="Times New Roman"/>
          <w:sz w:val="24"/>
        </w:rPr>
      </w:pPr>
      <w:r w:rsidRPr="00DD19A7">
        <w:rPr>
          <w:rStyle w:val="NormalTok"/>
          <w:rFonts w:ascii="Times New Roman" w:hAnsi="Times New Roman" w:cs="Times New Roman"/>
          <w:sz w:val="24"/>
        </w:rPr>
        <w:t xml:space="preserve">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built_in_define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lenv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obj</w:t>
      </w:r>
      <w:r w:rsidRPr="00DD19A7">
        <w:rPr>
          <w:rStyle w:val="OperatorTok"/>
          <w:rFonts w:ascii="Times New Roman" w:hAnsi="Times New Roman" w:cs="Times New Roman"/>
          <w:sz w:val="24"/>
        </w:rPr>
        <w:t>)</w:t>
      </w:r>
      <w:r w:rsidR="00792845" w:rsidRPr="00DD19A7">
        <w:rPr>
          <w:rStyle w:val="OperatorTok"/>
          <w:rFonts w:ascii="Times New Roman" w:hAnsi="Times New Roman" w:cs="Times New Roman"/>
          <w:sz w:val="24"/>
        </w:rPr>
        <w:t>{</w:t>
      </w:r>
      <w:r w:rsidRPr="00DD19A7">
        <w:br/>
      </w:r>
      <w:r w:rsidRPr="00DD19A7">
        <w:rPr>
          <w:rStyle w:val="ControlFlowTok"/>
          <w:rFonts w:ascii="Times New Roman" w:hAnsi="Times New Roman" w:cs="Times New Roman"/>
          <w:sz w:val="24"/>
        </w:rPr>
        <w:t>return</w:t>
      </w:r>
      <w:r w:rsidRPr="00DD19A7">
        <w:rPr>
          <w:rStyle w:val="NormalTok"/>
          <w:rFonts w:ascii="Times New Roman" w:hAnsi="Times New Roman" w:cs="Times New Roman"/>
          <w:sz w:val="24"/>
        </w:rPr>
        <w:t xml:space="preserve"> built_in_var</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obj</w:t>
      </w:r>
      <w:r w:rsidRPr="00DD19A7">
        <w:rPr>
          <w:rStyle w:val="OperatorTok"/>
          <w:rFonts w:ascii="Times New Roman" w:hAnsi="Times New Roman" w:cs="Times New Roman"/>
          <w:sz w:val="24"/>
        </w:rPr>
        <w:t>,</w:t>
      </w:r>
      <w:r w:rsidRPr="00DD19A7">
        <w:rPr>
          <w:rStyle w:val="StringTok"/>
          <w:rFonts w:ascii="Times New Roman" w:hAnsi="Times New Roman" w:cs="Times New Roman"/>
          <w:sz w:val="24"/>
        </w:rPr>
        <w:t>"def"</w:t>
      </w:r>
      <w:r w:rsidRPr="00DD19A7">
        <w:rPr>
          <w:rStyle w:val="OperatorTok"/>
          <w:rFonts w:ascii="Times New Roman" w:hAnsi="Times New Roman" w:cs="Times New Roman"/>
          <w:sz w:val="24"/>
        </w:rPr>
        <w:t>);</w:t>
      </w:r>
    </w:p>
    <w:p w14:paraId="5099E25A" w14:textId="4214046A" w:rsidR="00792845" w:rsidRPr="00DD19A7" w:rsidRDefault="00792845" w:rsidP="00DD19A7">
      <w:pPr>
        <w:pStyle w:val="a9"/>
        <w:rPr>
          <w:rFonts w:cs="Times New Roman"/>
          <w:color w:val="666666"/>
        </w:rPr>
      </w:pPr>
      <w:r w:rsidRPr="00DD19A7">
        <w:rPr>
          <w:rStyle w:val="OperatorTok"/>
          <w:rFonts w:ascii="Times New Roman" w:hAnsi="Times New Roman" w:cs="Times New Roman"/>
          <w:sz w:val="24"/>
        </w:rPr>
        <w:t>}</w:t>
      </w:r>
    </w:p>
    <w:p w14:paraId="3A8D6512" w14:textId="77777777" w:rsidR="00930EE2" w:rsidRPr="001957DE" w:rsidRDefault="005A716F" w:rsidP="002A64AF">
      <w:pPr>
        <w:pStyle w:val="FirstParagraph"/>
        <w:spacing w:after="240"/>
        <w:ind w:firstLine="440"/>
      </w:pPr>
      <w:bookmarkStart w:id="543" w:name="OLE_LINK134"/>
      <w:bookmarkStart w:id="544" w:name="OLE_LINK135"/>
      <w:r w:rsidRPr="001957DE">
        <w:rPr>
          <w:rStyle w:val="VerbatimChar"/>
          <w:rFonts w:ascii="Times New Roman" w:hAnsi="Times New Roman" w:cs="Times New Roman"/>
        </w:rPr>
        <w:t>built_in_var</w:t>
      </w:r>
      <w:bookmarkEnd w:id="543"/>
      <w:bookmarkEnd w:id="544"/>
      <w:r w:rsidRPr="001957DE">
        <w:t>的算法和流程图如下：</w:t>
      </w:r>
    </w:p>
    <w:p w14:paraId="6F895FA2" w14:textId="77777777" w:rsidR="00DD19A7" w:rsidRDefault="00DD19A7" w:rsidP="00DD19A7">
      <w:pPr>
        <w:pStyle w:val="a9"/>
      </w:pPr>
      <w:r>
        <w:rPr>
          <w:b/>
          <w:bCs/>
          <w:color w:val="008000"/>
        </w:rPr>
        <w:t>function</w:t>
      </w:r>
      <w:r>
        <w:t xml:space="preserve"> built_in_var(e, obj, func_name){</w:t>
      </w:r>
    </w:p>
    <w:p w14:paraId="0426B3BB" w14:textId="77777777" w:rsidR="00DD19A7" w:rsidRDefault="00DD19A7" w:rsidP="00DD19A7">
      <w:pPr>
        <w:pStyle w:val="a9"/>
      </w:pPr>
      <w:r>
        <w:t xml:space="preserve">    </w:t>
      </w:r>
      <w:r>
        <w:rPr>
          <w:b/>
          <w:bCs/>
          <w:color w:val="008000"/>
        </w:rPr>
        <w:t>new</w:t>
      </w:r>
      <w:r>
        <w:t xml:space="preserve"> symbol_list </w:t>
      </w:r>
      <w:r>
        <w:rPr>
          <w:color w:val="666666"/>
        </w:rPr>
        <w:t>=</w:t>
      </w:r>
      <w:r>
        <w:t xml:space="preserve"> obj.sub_obj[</w:t>
      </w:r>
      <w:r>
        <w:rPr>
          <w:color w:val="666666"/>
        </w:rPr>
        <w:t>0</w:t>
      </w:r>
      <w:r>
        <w:t>];</w:t>
      </w:r>
    </w:p>
    <w:p w14:paraId="5BC9B35F" w14:textId="77777777" w:rsidR="00DD19A7" w:rsidRDefault="00DD19A7" w:rsidP="00DD19A7">
      <w:pPr>
        <w:pStyle w:val="a9"/>
      </w:pPr>
      <w:r>
        <w:t xml:space="preserve">    </w:t>
      </w:r>
      <w:r>
        <w:rPr>
          <w:b/>
          <w:bCs/>
          <w:color w:val="008000"/>
        </w:rPr>
        <w:t>for</w:t>
      </w:r>
      <w:r>
        <w:t xml:space="preserve"> i from </w:t>
      </w:r>
      <w:r>
        <w:rPr>
          <w:color w:val="666666"/>
        </w:rPr>
        <w:t>0</w:t>
      </w:r>
      <w:r>
        <w:t xml:space="preserve"> to symbol_list.count{</w:t>
      </w:r>
    </w:p>
    <w:p w14:paraId="63F32451" w14:textId="77777777" w:rsidR="00DD19A7" w:rsidRDefault="00DD19A7" w:rsidP="00DD19A7">
      <w:pPr>
        <w:pStyle w:val="a9"/>
      </w:pPr>
      <w:r>
        <w:t xml:space="preserve">        </w:t>
      </w:r>
      <w:r>
        <w:rPr>
          <w:b/>
          <w:bCs/>
          <w:color w:val="008000"/>
        </w:rPr>
        <w:t>switch</w:t>
      </w:r>
      <w:r>
        <w:t>(func_name){</w:t>
      </w:r>
    </w:p>
    <w:p w14:paraId="01C52B58" w14:textId="77777777" w:rsidR="00DD19A7" w:rsidRDefault="00DD19A7" w:rsidP="00DD19A7">
      <w:pPr>
        <w:pStyle w:val="a9"/>
      </w:pPr>
      <w:r>
        <w:t xml:space="preserve">            </w:t>
      </w:r>
      <w:r>
        <w:rPr>
          <w:b/>
          <w:bCs/>
          <w:color w:val="008000"/>
        </w:rPr>
        <w:t>case</w:t>
      </w:r>
      <w:r>
        <w:rPr>
          <w:color w:val="BA2121"/>
        </w:rPr>
        <w:t>"def"</w:t>
      </w:r>
      <w:r>
        <w:rPr>
          <w:color w:val="666666"/>
        </w:rPr>
        <w:t>:</w:t>
      </w:r>
    </w:p>
    <w:p w14:paraId="041C8260" w14:textId="77777777" w:rsidR="00DD19A7" w:rsidRDefault="00DD19A7" w:rsidP="00DD19A7">
      <w:pPr>
        <w:pStyle w:val="a9"/>
      </w:pPr>
      <w:r>
        <w:t xml:space="preserve">                call lenv_define(e, symbol_list.sub_obj[i], </w:t>
      </w:r>
    </w:p>
    <w:p w14:paraId="54C24137" w14:textId="77777777" w:rsidR="00DD19A7" w:rsidRDefault="00DD19A7" w:rsidP="00DD19A7">
      <w:pPr>
        <w:pStyle w:val="a9"/>
      </w:pPr>
      <w:r>
        <w:t xml:space="preserve">                    obj.sub_obj[i </w:t>
      </w:r>
      <w:r>
        <w:rPr>
          <w:color w:val="666666"/>
        </w:rPr>
        <w:t>+1</w:t>
      </w:r>
      <w:r>
        <w:t>]);</w:t>
      </w:r>
    </w:p>
    <w:p w14:paraId="3B4CCF7C" w14:textId="77777777" w:rsidR="00DD19A7" w:rsidRDefault="00DD19A7" w:rsidP="00DD19A7">
      <w:pPr>
        <w:pStyle w:val="a9"/>
      </w:pPr>
      <w:r>
        <w:t xml:space="preserve">                </w:t>
      </w:r>
      <w:r>
        <w:rPr>
          <w:b/>
          <w:bCs/>
          <w:color w:val="008000"/>
        </w:rPr>
        <w:t>break</w:t>
      </w:r>
      <w:r>
        <w:t>;</w:t>
      </w:r>
    </w:p>
    <w:p w14:paraId="0CC0A3EA" w14:textId="77777777" w:rsidR="00DD19A7" w:rsidRDefault="00DD19A7" w:rsidP="00DD19A7">
      <w:pPr>
        <w:pStyle w:val="a9"/>
      </w:pPr>
      <w:r>
        <w:t xml:space="preserve">            </w:t>
      </w:r>
      <w:r>
        <w:rPr>
          <w:b/>
          <w:bCs/>
          <w:color w:val="008000"/>
        </w:rPr>
        <w:t>case</w:t>
      </w:r>
      <w:r>
        <w:rPr>
          <w:color w:val="BA2121"/>
        </w:rPr>
        <w:t>"="</w:t>
      </w:r>
      <w:r>
        <w:rPr>
          <w:color w:val="666666"/>
        </w:rPr>
        <w:t>:</w:t>
      </w:r>
    </w:p>
    <w:p w14:paraId="555CEFA5" w14:textId="77777777" w:rsidR="00DD19A7" w:rsidRDefault="00DD19A7" w:rsidP="00DD19A7">
      <w:pPr>
        <w:pStyle w:val="a9"/>
      </w:pPr>
      <w:r>
        <w:t xml:space="preserve">                call lenv_put_symbol(e, symbol_list.sub_obj[i], </w:t>
      </w:r>
    </w:p>
    <w:p w14:paraId="69626A26" w14:textId="77777777" w:rsidR="00DD19A7" w:rsidRDefault="00DD19A7" w:rsidP="00DD19A7">
      <w:pPr>
        <w:pStyle w:val="a9"/>
      </w:pPr>
      <w:r>
        <w:t xml:space="preserve">                    obj.sub_obj[i </w:t>
      </w:r>
      <w:r>
        <w:rPr>
          <w:color w:val="666666"/>
        </w:rPr>
        <w:t>+1</w:t>
      </w:r>
      <w:r>
        <w:t>]);</w:t>
      </w:r>
    </w:p>
    <w:p w14:paraId="7F8F3281" w14:textId="77777777" w:rsidR="00DD19A7" w:rsidRDefault="00DD19A7" w:rsidP="00DD19A7">
      <w:pPr>
        <w:pStyle w:val="a9"/>
      </w:pPr>
      <w:r>
        <w:t xml:space="preserve">                </w:t>
      </w:r>
      <w:r>
        <w:rPr>
          <w:b/>
          <w:bCs/>
          <w:color w:val="008000"/>
        </w:rPr>
        <w:t>break</w:t>
      </w:r>
      <w:r>
        <w:t>;</w:t>
      </w:r>
    </w:p>
    <w:p w14:paraId="339184FC" w14:textId="77777777" w:rsidR="00DD19A7" w:rsidRDefault="00DD19A7" w:rsidP="00DD19A7">
      <w:pPr>
        <w:pStyle w:val="a9"/>
      </w:pPr>
      <w:r>
        <w:t xml:space="preserve">        }</w:t>
      </w:r>
    </w:p>
    <w:p w14:paraId="70A796C7" w14:textId="77777777" w:rsidR="00DD19A7" w:rsidRDefault="00DD19A7" w:rsidP="00DD19A7">
      <w:pPr>
        <w:pStyle w:val="a9"/>
      </w:pPr>
      <w:r>
        <w:t xml:space="preserve">    }</w:t>
      </w:r>
    </w:p>
    <w:p w14:paraId="68504B53" w14:textId="77777777" w:rsidR="00DD19A7" w:rsidRDefault="00DD19A7" w:rsidP="00DD19A7">
      <w:pPr>
        <w:pStyle w:val="a9"/>
      </w:pPr>
      <w:r>
        <w:t>}</w:t>
      </w:r>
    </w:p>
    <w:p w14:paraId="7618C42A" w14:textId="77777777" w:rsidR="00792845" w:rsidRPr="001957DE" w:rsidRDefault="00792845" w:rsidP="00792845">
      <w:pPr>
        <w:pStyle w:val="a0"/>
        <w:ind w:firstLine="480"/>
        <w:rPr>
          <w:rFonts w:cs="Times New Roman"/>
        </w:rPr>
      </w:pPr>
    </w:p>
    <w:p w14:paraId="2F2A8741" w14:textId="77777777" w:rsidR="00930EE2" w:rsidRPr="001957DE" w:rsidRDefault="005A716F" w:rsidP="007D2598">
      <w:pPr>
        <w:pStyle w:val="CaptionedFigure"/>
        <w:jc w:val="center"/>
        <w:rPr>
          <w:rFonts w:cs="Times New Roman"/>
        </w:rPr>
      </w:pPr>
      <w:r w:rsidRPr="001957DE">
        <w:rPr>
          <w:rFonts w:cs="Times New Roman"/>
          <w:noProof/>
          <w:lang w:eastAsia="zh-CN"/>
        </w:rPr>
        <w:drawing>
          <wp:inline distT="0" distB="0" distL="0" distR="0" wp14:anchorId="7C517435" wp14:editId="5BE41980">
            <wp:extent cx="5334000" cy="5098676"/>
            <wp:effectExtent l="0" t="0" r="0" b="0"/>
            <wp:docPr id="10" name="Picture" descr="code2flow_7mKd5o"/>
            <wp:cNvGraphicFramePr/>
            <a:graphic xmlns:a="http://schemas.openxmlformats.org/drawingml/2006/main">
              <a:graphicData uri="http://schemas.openxmlformats.org/drawingml/2006/picture">
                <pic:pic xmlns:pic="http://schemas.openxmlformats.org/drawingml/2006/picture">
                  <pic:nvPicPr>
                    <pic:cNvPr id="0" name="Picture" descr="./code2flow_7mKd5o.png"/>
                    <pic:cNvPicPr>
                      <a:picLocks noChangeAspect="1" noChangeArrowheads="1"/>
                    </pic:cNvPicPr>
                  </pic:nvPicPr>
                  <pic:blipFill>
                    <a:blip r:embed="rId28"/>
                    <a:stretch>
                      <a:fillRect/>
                    </a:stretch>
                  </pic:blipFill>
                  <pic:spPr bwMode="auto">
                    <a:xfrm>
                      <a:off x="0" y="0"/>
                      <a:ext cx="5334000" cy="5098676"/>
                    </a:xfrm>
                    <a:prstGeom prst="rect">
                      <a:avLst/>
                    </a:prstGeom>
                    <a:noFill/>
                    <a:ln w="9525">
                      <a:noFill/>
                      <a:headEnd/>
                      <a:tailEnd/>
                    </a:ln>
                  </pic:spPr>
                </pic:pic>
              </a:graphicData>
            </a:graphic>
          </wp:inline>
        </w:drawing>
      </w:r>
    </w:p>
    <w:p w14:paraId="0D93962B" w14:textId="0CEE58FC" w:rsidR="002D4DFA" w:rsidRPr="00B77F41" w:rsidRDefault="002D4DFA" w:rsidP="00B77F41">
      <w:pPr>
        <w:pStyle w:val="aff"/>
      </w:pPr>
      <w:bookmarkStart w:id="545" w:name="OLE_LINK100"/>
      <w:bookmarkStart w:id="546" w:name="OLE_LINK101"/>
      <w:r w:rsidRPr="00B77F41">
        <w:rPr>
          <w:rFonts w:hint="eastAsia"/>
          <w:b/>
        </w:rPr>
        <w:t>图</w:t>
      </w:r>
      <w:r w:rsidRPr="00B77F41">
        <w:rPr>
          <w:b/>
        </w:rPr>
        <w:t>1</w:t>
      </w:r>
      <w:r w:rsidR="00ED2E2B">
        <w:rPr>
          <w:b/>
        </w:rPr>
        <w:t xml:space="preserve">3 </w:t>
      </w:r>
      <w:r w:rsidR="00782F7F" w:rsidRPr="001957DE">
        <w:rPr>
          <w:rStyle w:val="VerbatimChar"/>
          <w:rFonts w:ascii="Times New Roman" w:hAnsi="Times New Roman" w:cs="Times New Roman"/>
          <w:rPrChange w:id="547" w:author="ZHANG" w:date="2022-05-04T16:49:00Z">
            <w:rPr>
              <w:rStyle w:val="VerbatimChar"/>
              <w:rFonts w:ascii="宋体" w:hAnsi="宋体"/>
            </w:rPr>
          </w:rPrChange>
        </w:rPr>
        <w:t>built_in_var()</w:t>
      </w:r>
      <w:r w:rsidRPr="00B77F41">
        <w:rPr>
          <w:rFonts w:hint="eastAsia"/>
        </w:rPr>
        <w:t>函数算法流程图</w:t>
      </w:r>
    </w:p>
    <w:bookmarkEnd w:id="545"/>
    <w:bookmarkEnd w:id="546"/>
    <w:p w14:paraId="71F4A305" w14:textId="77777777" w:rsidR="00F272D6" w:rsidRPr="001957DE" w:rsidRDefault="00F272D6" w:rsidP="002A64AF">
      <w:pPr>
        <w:pStyle w:val="FirstParagraph"/>
        <w:spacing w:after="240"/>
        <w:ind w:firstLine="480"/>
      </w:pPr>
    </w:p>
    <w:p w14:paraId="511EE7E2" w14:textId="77777777" w:rsidR="00930EE2" w:rsidRPr="001957DE" w:rsidRDefault="005A716F" w:rsidP="002A64AF">
      <w:pPr>
        <w:pStyle w:val="FirstParagraph"/>
        <w:spacing w:after="240"/>
        <w:ind w:firstLine="480"/>
      </w:pPr>
      <w:r w:rsidRPr="001957DE">
        <w:t>以</w:t>
      </w:r>
      <w:r w:rsidRPr="001957DE">
        <w:rPr>
          <w:rStyle w:val="VerbatimChar"/>
          <w:rFonts w:ascii="Times New Roman" w:hAnsi="Times New Roman" w:cs="Times New Roman"/>
        </w:rPr>
        <w:t>def {a b c} 1 2 3</w:t>
      </w:r>
      <w:r w:rsidRPr="001957DE">
        <w:t>为例解释以上工作流程</w:t>
      </w:r>
      <w:r w:rsidR="002D4DFA" w:rsidRPr="001957DE">
        <w:t>：</w:t>
      </w:r>
      <w:r w:rsidRPr="001957DE">
        <w:t>首先</w:t>
      </w:r>
      <w:r w:rsidRPr="001957DE">
        <w:rPr>
          <w:rStyle w:val="VerbatimChar"/>
          <w:rFonts w:ascii="Times New Roman" w:hAnsi="Times New Roman" w:cs="Times New Roman"/>
        </w:rPr>
        <w:t>obj</w:t>
      </w:r>
      <w:r w:rsidRPr="001957DE">
        <w:t>的第一个孩子</w:t>
      </w:r>
      <w:r w:rsidRPr="001957DE">
        <w:rPr>
          <w:rStyle w:val="VerbatimChar"/>
          <w:rFonts w:ascii="Times New Roman" w:hAnsi="Times New Roman" w:cs="Times New Roman"/>
        </w:rPr>
        <w:t>{a b c}</w:t>
      </w:r>
      <w:r w:rsidRPr="001957DE">
        <w:t>被提取出来成为一个</w:t>
      </w:r>
      <w:r w:rsidRPr="001957DE">
        <w:rPr>
          <w:rStyle w:val="VerbatimChar"/>
          <w:rFonts w:ascii="Times New Roman" w:hAnsi="Times New Roman" w:cs="Times New Roman"/>
        </w:rPr>
        <w:t>LOBJ_QEXPR</w:t>
      </w:r>
      <w:r w:rsidRPr="001957DE">
        <w:t>类型的容器</w:t>
      </w:r>
      <w:r w:rsidRPr="001957DE">
        <w:rPr>
          <w:rStyle w:val="VerbatimChar"/>
          <w:rFonts w:ascii="Times New Roman" w:hAnsi="Times New Roman" w:cs="Times New Roman"/>
        </w:rPr>
        <w:t>symbol_list</w:t>
      </w:r>
      <w:r w:rsidRPr="001957DE">
        <w:t>。对于</w:t>
      </w:r>
      <w:r w:rsidRPr="001957DE">
        <w:rPr>
          <w:rStyle w:val="VerbatimChar"/>
          <w:rFonts w:ascii="Times New Roman" w:hAnsi="Times New Roman" w:cs="Times New Roman"/>
        </w:rPr>
        <w:t>symbol_list</w:t>
      </w:r>
      <w:r w:rsidRPr="001957DE">
        <w:t>中的每一个符号，都执行了一次</w:t>
      </w:r>
      <w:r w:rsidRPr="001957DE">
        <w:rPr>
          <w:rStyle w:val="VerbatimChar"/>
          <w:rFonts w:ascii="Times New Roman" w:hAnsi="Times New Roman" w:cs="Times New Roman"/>
        </w:rPr>
        <w:t>lenv_define(e,symbol_list-&gt;sub_obj[i], obj-&gt;sub_obj[i + 1]);</w:t>
      </w:r>
      <w:r w:rsidRPr="001957DE">
        <w:t>操作，将对应的参数添加到对应的符号中。</w:t>
      </w:r>
    </w:p>
    <w:p w14:paraId="29B2A6B0" w14:textId="77777777" w:rsidR="00930EE2" w:rsidRPr="001957DE" w:rsidRDefault="005A716F" w:rsidP="002A64AF">
      <w:pPr>
        <w:pStyle w:val="FirstParagraph"/>
        <w:spacing w:after="240"/>
        <w:ind w:firstLine="440"/>
      </w:pPr>
      <w:r w:rsidRPr="001957DE">
        <w:rPr>
          <w:rStyle w:val="VerbatimChar"/>
          <w:rFonts w:ascii="Times New Roman" w:hAnsi="Times New Roman" w:cs="Times New Roman"/>
        </w:rPr>
        <w:t>lenv_define()</w:t>
      </w:r>
      <w:r w:rsidRPr="001957DE">
        <w:t>执行的是</w:t>
      </w:r>
      <w:r w:rsidRPr="001957DE">
        <w:t>“def”</w:t>
      </w:r>
      <w:r w:rsidRPr="001957DE">
        <w:t>，即定义一个全局变量的工作。</w:t>
      </w:r>
      <w:r w:rsidR="002D4DFA" w:rsidRPr="001957DE">
        <w:t>其具体实现如</w:t>
      </w:r>
      <w:r w:rsidRPr="001957DE">
        <w:t>以下代码所示：它要先</w:t>
      </w:r>
      <w:r w:rsidR="002D4DFA" w:rsidRPr="001957DE">
        <w:t>不断向上回溯，</w:t>
      </w:r>
      <w:r w:rsidRPr="001957DE">
        <w:t>找到全局环境变量所对应的容器，然后调用</w:t>
      </w:r>
      <w:r w:rsidRPr="001957DE">
        <w:rPr>
          <w:rStyle w:val="VerbatimChar"/>
          <w:rFonts w:ascii="Times New Roman" w:hAnsi="Times New Roman" w:cs="Times New Roman"/>
        </w:rPr>
        <w:t>lenv_put_symbol()</w:t>
      </w:r>
      <w:r w:rsidRPr="001957DE">
        <w:t>将符号以及对应的内容添加进去。</w:t>
      </w:r>
    </w:p>
    <w:p w14:paraId="45B182C2" w14:textId="77777777" w:rsidR="00930EE2" w:rsidRPr="00DD19A7" w:rsidRDefault="005A716F" w:rsidP="0066150F">
      <w:pPr>
        <w:pStyle w:val="a9"/>
        <w:rPr>
          <w:rStyle w:val="OperatorTok"/>
          <w:rFonts w:ascii="Times New Roman" w:eastAsia="Consolas" w:hAnsi="Times New Roman" w:cs="Times New Roman"/>
          <w:sz w:val="24"/>
          <w:rPrChange w:id="548" w:author="ZHANG" w:date="2022-05-04T16:49:00Z">
            <w:rPr>
              <w:rStyle w:val="OperatorTok"/>
              <w:rFonts w:eastAsia="宋体"/>
              <w:bCs/>
              <w:lang w:eastAsia="zh-CN"/>
            </w:rPr>
          </w:rPrChange>
        </w:rPr>
      </w:pPr>
      <w:r w:rsidRPr="00DD19A7">
        <w:rPr>
          <w:rStyle w:val="DataTypeTok"/>
          <w:rFonts w:ascii="Times New Roman" w:hAnsi="Times New Roman" w:cs="Times New Roman"/>
          <w:sz w:val="24"/>
        </w:rPr>
        <w:t>void</w:t>
      </w:r>
      <w:r w:rsidRPr="00DD19A7">
        <w:rPr>
          <w:rStyle w:val="NormalTok"/>
          <w:rFonts w:ascii="Times New Roman" w:hAnsi="Times New Roman" w:cs="Times New Roman"/>
          <w:sz w:val="24"/>
        </w:rPr>
        <w:t xml:space="preserve"> lenv_define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lenv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symbol_obj</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LObject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functor</w:t>
      </w:r>
      <w:r w:rsidRPr="00DD19A7">
        <w:rPr>
          <w:rStyle w:val="OperatorTok"/>
          <w:rFonts w:ascii="Times New Roman" w:hAnsi="Times New Roman" w:cs="Times New Roman"/>
          <w:sz w:val="24"/>
        </w:rPr>
        <w:t>){</w:t>
      </w:r>
      <w:r w:rsidRPr="00DD19A7">
        <w:br/>
      </w:r>
      <w:r w:rsidRPr="00DD19A7">
        <w:rPr>
          <w:rStyle w:val="CommentTok"/>
          <w:rFonts w:ascii="Times New Roman" w:hAnsi="Times New Roman" w:cs="Times New Roman"/>
          <w:sz w:val="24"/>
        </w:rPr>
        <w:t>/*find e-&gt;parent's parent... */</w:t>
      </w:r>
      <w:r w:rsidRPr="00DD19A7">
        <w:br/>
      </w:r>
      <w:r w:rsidRPr="00DD19A7">
        <w:rPr>
          <w:rStyle w:val="ControlFlowTok"/>
          <w:rFonts w:ascii="Times New Roman" w:hAnsi="Times New Roman" w:cs="Times New Roman"/>
          <w:sz w:val="24"/>
        </w:rPr>
        <w:t>while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-&gt;</w:t>
      </w:r>
      <w:r w:rsidRPr="00DD19A7">
        <w:rPr>
          <w:rStyle w:val="NormalTok"/>
          <w:rFonts w:ascii="Times New Roman" w:hAnsi="Times New Roman" w:cs="Times New Roman"/>
          <w:sz w:val="24"/>
        </w:rPr>
        <w:t>parent</w:t>
      </w:r>
      <w:r w:rsidRPr="00DD19A7">
        <w:rPr>
          <w:rStyle w:val="OperatorTok"/>
          <w:rFonts w:ascii="Times New Roman" w:hAnsi="Times New Roman" w:cs="Times New Roman"/>
          <w:sz w:val="24"/>
        </w:rPr>
        <w:t>)</w:t>
      </w:r>
      <w:r w:rsidRPr="00DD19A7">
        <w:br/>
      </w:r>
      <w:r w:rsidRPr="00DD19A7">
        <w:rPr>
          <w:rStyle w:val="NormalTok"/>
          <w:rFonts w:ascii="Times New Roman" w:hAnsi="Times New Roman" w:cs="Times New Roman"/>
          <w:sz w:val="24"/>
        </w:rPr>
        <w:t xml:space="preserve">        e </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e</w:t>
      </w:r>
      <w:r w:rsidRPr="00DD19A7">
        <w:rPr>
          <w:rStyle w:val="OperatorTok"/>
          <w:rFonts w:ascii="Times New Roman" w:hAnsi="Times New Roman" w:cs="Times New Roman"/>
          <w:sz w:val="24"/>
        </w:rPr>
        <w:t>-&gt;</w:t>
      </w:r>
      <w:r w:rsidRPr="00DD19A7">
        <w:rPr>
          <w:rStyle w:val="NormalTok"/>
          <w:rFonts w:ascii="Times New Roman" w:hAnsi="Times New Roman" w:cs="Times New Roman"/>
          <w:sz w:val="24"/>
        </w:rPr>
        <w:t>parent</w:t>
      </w:r>
      <w:r w:rsidRPr="00DD19A7">
        <w:rPr>
          <w:rStyle w:val="OperatorTok"/>
          <w:rFonts w:ascii="Times New Roman" w:hAnsi="Times New Roman" w:cs="Times New Roman"/>
          <w:sz w:val="24"/>
        </w:rPr>
        <w:t>;</w:t>
      </w:r>
      <w:r w:rsidRPr="00DD19A7">
        <w:br/>
      </w:r>
      <w:r w:rsidRPr="00DD19A7">
        <w:rPr>
          <w:rStyle w:val="NormalTok"/>
          <w:rFonts w:ascii="Times New Roman" w:hAnsi="Times New Roman" w:cs="Times New Roman"/>
          <w:sz w:val="24"/>
        </w:rPr>
        <w:t xml:space="preserve">    lenv_put_symbol</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e</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symbol_obj</w:t>
      </w:r>
      <w:r w:rsidRPr="00DD19A7">
        <w:rPr>
          <w:rStyle w:val="OperatorTok"/>
          <w:rFonts w:ascii="Times New Roman" w:hAnsi="Times New Roman" w:cs="Times New Roman"/>
          <w:sz w:val="24"/>
        </w:rPr>
        <w:t>,</w:t>
      </w:r>
      <w:r w:rsidRPr="00DD19A7">
        <w:rPr>
          <w:rStyle w:val="NormalTok"/>
          <w:rFonts w:ascii="Times New Roman" w:hAnsi="Times New Roman" w:cs="Times New Roman"/>
          <w:sz w:val="24"/>
        </w:rPr>
        <w:t xml:space="preserve"> functor</w:t>
      </w:r>
      <w:r w:rsidRPr="00DD19A7">
        <w:rPr>
          <w:rStyle w:val="OperatorTok"/>
          <w:rFonts w:ascii="Times New Roman" w:hAnsi="Times New Roman" w:cs="Times New Roman"/>
          <w:sz w:val="24"/>
        </w:rPr>
        <w:t>);</w:t>
      </w:r>
      <w:r w:rsidRPr="00DD19A7">
        <w:br/>
      </w:r>
      <w:r w:rsidRPr="00DD19A7">
        <w:rPr>
          <w:rStyle w:val="OperatorTok"/>
          <w:rFonts w:ascii="Times New Roman" w:hAnsi="Times New Roman" w:cs="Times New Roman"/>
          <w:sz w:val="24"/>
        </w:rPr>
        <w:t>}</w:t>
      </w:r>
    </w:p>
    <w:p w14:paraId="45F217A1" w14:textId="77777777" w:rsidR="00196EA4" w:rsidRPr="001957DE" w:rsidRDefault="00196EA4" w:rsidP="002A64AF">
      <w:pPr>
        <w:pStyle w:val="FirstParagraph"/>
        <w:spacing w:after="240"/>
        <w:ind w:firstLine="480"/>
      </w:pPr>
    </w:p>
    <w:p w14:paraId="73815C71" w14:textId="77777777" w:rsidR="00930EE2" w:rsidRPr="00DA5AF2" w:rsidRDefault="005A716F" w:rsidP="00737B10">
      <w:pPr>
        <w:pStyle w:val="3"/>
      </w:pPr>
      <w:bookmarkStart w:id="549" w:name="_Toc104020937"/>
      <w:bookmarkStart w:id="550" w:name="创建lambda-函数"/>
      <w:bookmarkEnd w:id="534"/>
      <w:r w:rsidRPr="00DA5AF2">
        <w:rPr>
          <w:rFonts w:hint="eastAsia"/>
        </w:rPr>
        <w:t>创建</w:t>
      </w:r>
      <w:r w:rsidRPr="001957DE">
        <w:t>lambda</w:t>
      </w:r>
      <w:r w:rsidRPr="00DA5AF2">
        <w:rPr>
          <w:rFonts w:hint="eastAsia"/>
        </w:rPr>
        <w:t>函数</w:t>
      </w:r>
      <w:bookmarkEnd w:id="549"/>
    </w:p>
    <w:p w14:paraId="44C45CE7" w14:textId="77777777" w:rsidR="00930EE2" w:rsidRPr="001957DE" w:rsidRDefault="005A716F" w:rsidP="002A64AF">
      <w:pPr>
        <w:pStyle w:val="FirstParagraph"/>
        <w:spacing w:after="240"/>
        <w:ind w:firstLine="480"/>
      </w:pPr>
      <w:r w:rsidRPr="001957DE">
        <w:t xml:space="preserve">lambda </w:t>
      </w:r>
      <w:r w:rsidRPr="001957DE">
        <w:t>是一个特殊的预置函数，它的功能是实现解释器用户自定义的匿名函数。</w:t>
      </w:r>
    </w:p>
    <w:p w14:paraId="3C2CDB84" w14:textId="77777777" w:rsidR="00972E2B" w:rsidRPr="001957DE" w:rsidRDefault="00972E2B" w:rsidP="00942B94">
      <w:pPr>
        <w:pStyle w:val="90"/>
        <w:ind w:left="480"/>
        <w:rPr>
          <w:rStyle w:val="VerbatimChar"/>
          <w:rFonts w:ascii="Times New Roman" w:hAnsi="Times New Roman"/>
          <w:rPrChange w:id="551" w:author="ZHANG" w:date="2022-05-04T16:49:00Z">
            <w:rPr>
              <w:rStyle w:val="VerbatimChar"/>
              <w:rFonts w:eastAsia="黑体" w:cstheme="minorBidi"/>
              <w:bCs/>
              <w:color w:val="000000" w:themeColor="text1"/>
            </w:rPr>
          </w:rPrChange>
        </w:rPr>
      </w:pPr>
      <w:r w:rsidRPr="00247F2E">
        <w:rPr>
          <w:rStyle w:val="VerbatimChar"/>
          <w:rFonts w:ascii="Times New Roman" w:hAnsi="Times New Roman"/>
        </w:rPr>
        <w:t>(_input)&gt;&gt;</w:t>
      </w:r>
      <w:r w:rsidR="005A716F" w:rsidRPr="00247F2E">
        <w:rPr>
          <w:rStyle w:val="VerbatimChar"/>
          <w:rFonts w:ascii="Times New Roman" w:hAnsi="Times New Roman"/>
        </w:rPr>
        <w:t>[[\ {x y} {+ y x}] 1 2 ];</w:t>
      </w:r>
    </w:p>
    <w:p w14:paraId="1FEE2960" w14:textId="77777777" w:rsidR="00972E2B" w:rsidRPr="00247F2E" w:rsidRDefault="00972E2B" w:rsidP="00942B94">
      <w:pPr>
        <w:pStyle w:val="90"/>
        <w:ind w:left="480"/>
        <w:rPr>
          <w:rStyle w:val="VerbatimChar"/>
          <w:rFonts w:ascii="Times New Roman" w:hAnsi="Times New Roman"/>
        </w:rPr>
      </w:pPr>
      <w:r w:rsidRPr="00247F2E">
        <w:rPr>
          <w:rStyle w:val="VerbatimChar"/>
          <w:rFonts w:ascii="Times New Roman" w:hAnsi="Times New Roman"/>
        </w:rPr>
        <w:t>(output)&gt;&gt; 3</w:t>
      </w:r>
    </w:p>
    <w:p w14:paraId="0EB61A39" w14:textId="77777777" w:rsidR="00972E2B" w:rsidRPr="001957DE" w:rsidRDefault="00972E2B">
      <w:pPr>
        <w:pStyle w:val="SourceCode"/>
        <w:rPr>
          <w:rStyle w:val="VerbatimChar"/>
          <w:rFonts w:ascii="Times New Roman" w:hAnsi="Times New Roman" w:cs="Times New Roman"/>
          <w:lang w:eastAsia="zh-CN"/>
        </w:rPr>
      </w:pPr>
    </w:p>
    <w:p w14:paraId="7B18C815" w14:textId="77777777" w:rsidR="00930EE2" w:rsidRPr="001957DE" w:rsidRDefault="005A716F" w:rsidP="002A64AF">
      <w:pPr>
        <w:pStyle w:val="FirstParagraph"/>
        <w:spacing w:after="240"/>
        <w:ind w:firstLine="480"/>
      </w:pPr>
      <w:r w:rsidRPr="001957DE">
        <w:rPr>
          <w:rStyle w:val="VerbatimChar"/>
          <w:rFonts w:ascii="Times New Roman" w:eastAsia="宋体" w:hAnsi="Times New Roman" w:cs="Times New Roman"/>
          <w:sz w:val="24"/>
          <w:rPrChange w:id="552" w:author="ZHANG" w:date="2022-05-04T16:49:00Z">
            <w:rPr>
              <w:rStyle w:val="VerbatimChar"/>
              <w:rFonts w:ascii="宋体" w:eastAsia="宋体" w:hAnsi="宋体"/>
              <w:sz w:val="24"/>
            </w:rPr>
          </w:rPrChange>
        </w:rPr>
        <w:t>第一个容器是符号为</w:t>
      </w:r>
      <w:r w:rsidRPr="001957DE">
        <w:rPr>
          <w:rStyle w:val="VerbatimChar"/>
          <w:rFonts w:ascii="Times New Roman" w:eastAsia="宋体" w:hAnsi="Times New Roman" w:cs="Times New Roman"/>
          <w:sz w:val="24"/>
          <w:rPrChange w:id="553" w:author="ZHANG" w:date="2022-05-04T16:49:00Z">
            <w:rPr>
              <w:rStyle w:val="VerbatimChar"/>
              <w:rFonts w:ascii="宋体" w:eastAsia="宋体" w:hAnsi="宋体"/>
              <w:sz w:val="24"/>
            </w:rPr>
          </w:rPrChange>
        </w:rPr>
        <w:t>"\"</w:t>
      </w:r>
      <w:r w:rsidRPr="001957DE">
        <w:rPr>
          <w:rStyle w:val="VerbatimChar"/>
          <w:rFonts w:ascii="Times New Roman" w:eastAsia="宋体" w:hAnsi="Times New Roman" w:cs="Times New Roman"/>
          <w:sz w:val="24"/>
          <w:rPrChange w:id="554" w:author="ZHANG" w:date="2022-05-04T16:49:00Z">
            <w:rPr>
              <w:rStyle w:val="VerbatimChar"/>
              <w:rFonts w:ascii="宋体" w:eastAsia="宋体" w:hAnsi="宋体"/>
              <w:sz w:val="24"/>
            </w:rPr>
          </w:rPrChange>
        </w:rPr>
        <w:t>的函数对象，第二和第三个是参数</w:t>
      </w:r>
      <w:r w:rsidRPr="001957DE">
        <w:rPr>
          <w:rStyle w:val="VerbatimChar"/>
          <w:rFonts w:ascii="Times New Roman" w:hAnsi="Times New Roman" w:cs="Times New Roman"/>
          <w:sz w:val="24"/>
        </w:rPr>
        <w:t>。</w:t>
      </w:r>
    </w:p>
    <w:p w14:paraId="00C0C37F" w14:textId="77777777" w:rsidR="00930EE2" w:rsidRPr="001957DE" w:rsidRDefault="005A716F" w:rsidP="002A64AF">
      <w:pPr>
        <w:pStyle w:val="FirstParagraph"/>
        <w:spacing w:after="240"/>
        <w:ind w:firstLine="480"/>
      </w:pPr>
      <w:r w:rsidRPr="001957DE">
        <w:t>（注</w:t>
      </w:r>
      <w:r w:rsidR="00972E2B" w:rsidRPr="001957DE">
        <w:t>：</w:t>
      </w:r>
      <w:r w:rsidRPr="001957DE">
        <w:t>C</w:t>
      </w:r>
      <w:r w:rsidRPr="001957DE">
        <w:t>语言字符串的</w:t>
      </w:r>
      <w:r w:rsidRPr="001957DE">
        <w:t>escape symbol</w:t>
      </w:r>
      <w:r w:rsidRPr="001957DE">
        <w:t>默认是</w:t>
      </w:r>
      <w:r w:rsidR="00972E2B" w:rsidRPr="001957DE">
        <w:t>“</w:t>
      </w:r>
      <w:r w:rsidRPr="001957DE">
        <w:t>\</w:t>
      </w:r>
      <w:r w:rsidR="00972E2B" w:rsidRPr="001957DE">
        <w:t>”</w:t>
      </w:r>
      <w:r w:rsidRPr="001957DE">
        <w:t>，所以在字符串中表达反斜杠应该写成</w:t>
      </w:r>
      <w:r w:rsidR="00972E2B" w:rsidRPr="001957DE">
        <w:t>“</w:t>
      </w:r>
      <w:r w:rsidRPr="001957DE">
        <w:t>\\</w:t>
      </w:r>
      <w:r w:rsidR="00972E2B" w:rsidRPr="001957DE">
        <w:t>”</w:t>
      </w:r>
      <w:r w:rsidRPr="001957DE">
        <w:t>）</w:t>
      </w:r>
    </w:p>
    <w:p w14:paraId="7E1887F8" w14:textId="2856551B" w:rsidR="00930EE2" w:rsidRPr="00794BD1" w:rsidRDefault="005A716F" w:rsidP="0066150F">
      <w:pPr>
        <w:pStyle w:val="a9"/>
      </w:pPr>
      <w:r w:rsidRPr="00794BD1">
        <w:rPr>
          <w:rStyle w:val="NormalTok"/>
          <w:rFonts w:ascii="Times New Roman" w:hAnsi="Times New Roman" w:cs="Times New Roman"/>
        </w:rPr>
        <w:t>lenv_add_builtin_func</w:t>
      </w:r>
      <w:r w:rsidRPr="00794BD1">
        <w:rPr>
          <w:rStyle w:val="OperatorTok"/>
          <w:rFonts w:ascii="Times New Roman" w:hAnsi="Times New Roman" w:cs="Times New Roman"/>
        </w:rPr>
        <w:t>(</w:t>
      </w:r>
      <w:r w:rsidRPr="00794BD1">
        <w:rPr>
          <w:rStyle w:val="NormalTok"/>
          <w:rFonts w:ascii="Times New Roman" w:hAnsi="Times New Roman" w:cs="Times New Roman"/>
        </w:rPr>
        <w:t>e</w:t>
      </w:r>
      <w:r w:rsidRPr="00794BD1">
        <w:rPr>
          <w:rStyle w:val="OperatorTok"/>
          <w:rFonts w:ascii="Times New Roman" w:hAnsi="Times New Roman" w:cs="Times New Roman"/>
        </w:rPr>
        <w:t>,</w:t>
      </w:r>
      <w:r w:rsidRPr="00794BD1">
        <w:rPr>
          <w:rStyle w:val="StringTok"/>
          <w:rFonts w:ascii="Times New Roman" w:hAnsi="Times New Roman" w:cs="Times New Roman"/>
        </w:rPr>
        <w:t>"</w:t>
      </w:r>
      <w:r w:rsidRPr="00794BD1">
        <w:rPr>
          <w:rStyle w:val="SpecialCharTok"/>
          <w:rFonts w:ascii="Times New Roman" w:hAnsi="Times New Roman" w:cs="Times New Roman"/>
        </w:rPr>
        <w:t>\\</w:t>
      </w:r>
      <w:r w:rsidRPr="00794BD1">
        <w:rPr>
          <w:rStyle w:val="StringTok"/>
          <w:rFonts w:ascii="Times New Roman" w:hAnsi="Times New Roman" w:cs="Times New Roman"/>
        </w:rPr>
        <w: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built_in_lambda</w:t>
      </w:r>
      <w:r w:rsidRPr="00794BD1">
        <w:rPr>
          <w:rStyle w:val="OperatorTok"/>
          <w:rFonts w:ascii="Times New Roman" w:hAnsi="Times New Roman" w:cs="Times New Roman"/>
        </w:rPr>
        <w:t>);</w:t>
      </w:r>
    </w:p>
    <w:p w14:paraId="0E253513" w14:textId="77777777" w:rsidR="00930EE2" w:rsidRPr="001957DE" w:rsidRDefault="005A716F" w:rsidP="002A64AF">
      <w:pPr>
        <w:pStyle w:val="FirstParagraph"/>
        <w:spacing w:after="240"/>
        <w:ind w:firstLine="480"/>
      </w:pPr>
      <w:r w:rsidRPr="001957DE">
        <w:t>算法如下：</w:t>
      </w:r>
    </w:p>
    <w:p w14:paraId="02E0DC11" w14:textId="77777777" w:rsidR="00192E0F" w:rsidRDefault="00192E0F" w:rsidP="00192E0F">
      <w:pPr>
        <w:pStyle w:val="a9"/>
      </w:pPr>
      <w:r>
        <w:rPr>
          <w:b/>
          <w:bCs/>
          <w:color w:val="008000"/>
        </w:rPr>
        <w:t>function</w:t>
      </w:r>
      <w:r>
        <w:t xml:space="preserve"> built_in_lambda(e, obj){</w:t>
      </w:r>
    </w:p>
    <w:p w14:paraId="07671879" w14:textId="77777777" w:rsidR="00192E0F" w:rsidRDefault="00192E0F" w:rsidP="00192E0F">
      <w:pPr>
        <w:pStyle w:val="a9"/>
      </w:pPr>
      <w:r>
        <w:t xml:space="preserve">    check obj.sub_obj[</w:t>
      </w:r>
      <w:r>
        <w:rPr>
          <w:color w:val="666666"/>
        </w:rPr>
        <w:t>0</w:t>
      </w:r>
      <w:r>
        <w:t>] is qexpr and only contains symbol;</w:t>
      </w:r>
    </w:p>
    <w:p w14:paraId="19229874" w14:textId="77777777" w:rsidR="00192E0F" w:rsidRDefault="00192E0F" w:rsidP="00192E0F">
      <w:pPr>
        <w:pStyle w:val="a9"/>
      </w:pPr>
      <w:r>
        <w:t xml:space="preserve">    </w:t>
      </w:r>
      <w:r>
        <w:rPr>
          <w:b/>
          <w:bCs/>
          <w:color w:val="008000"/>
        </w:rPr>
        <w:t>new</w:t>
      </w:r>
      <w:r>
        <w:t xml:space="preserve"> argument </w:t>
      </w:r>
      <w:r>
        <w:rPr>
          <w:color w:val="666666"/>
        </w:rPr>
        <w:t>=</w:t>
      </w:r>
      <w:r>
        <w:t>lobj_pop(obj,</w:t>
      </w:r>
      <w:r>
        <w:rPr>
          <w:color w:val="666666"/>
        </w:rPr>
        <w:t>0</w:t>
      </w:r>
      <w:r>
        <w:t>);</w:t>
      </w:r>
    </w:p>
    <w:p w14:paraId="5F3F50FA" w14:textId="77777777" w:rsidR="00192E0F" w:rsidRDefault="00192E0F" w:rsidP="00192E0F">
      <w:pPr>
        <w:pStyle w:val="a9"/>
      </w:pPr>
      <w:r>
        <w:t xml:space="preserve">    </w:t>
      </w:r>
      <w:r>
        <w:rPr>
          <w:b/>
          <w:bCs/>
          <w:color w:val="008000"/>
        </w:rPr>
        <w:t>new</w:t>
      </w:r>
      <w:r>
        <w:t xml:space="preserve"> body </w:t>
      </w:r>
      <w:r>
        <w:rPr>
          <w:color w:val="666666"/>
        </w:rPr>
        <w:t>=</w:t>
      </w:r>
      <w:r>
        <w:t>lobj_pop(obj,</w:t>
      </w:r>
      <w:r>
        <w:rPr>
          <w:color w:val="666666"/>
        </w:rPr>
        <w:t>0</w:t>
      </w:r>
      <w:r>
        <w:t>);</w:t>
      </w:r>
    </w:p>
    <w:p w14:paraId="1B127647" w14:textId="77777777" w:rsidR="00192E0F" w:rsidRDefault="00192E0F" w:rsidP="00192E0F">
      <w:pPr>
        <w:pStyle w:val="a9"/>
      </w:pPr>
      <w:r>
        <w:t xml:space="preserve">    returnlobj_lambda(argument, body);</w:t>
      </w:r>
    </w:p>
    <w:p w14:paraId="2E504FB8" w14:textId="77777777" w:rsidR="00192E0F" w:rsidRDefault="00192E0F" w:rsidP="00192E0F">
      <w:pPr>
        <w:pStyle w:val="a9"/>
      </w:pPr>
      <w:r>
        <w:t>}</w:t>
      </w:r>
    </w:p>
    <w:p w14:paraId="5A0F1C16" w14:textId="77777777" w:rsidR="00192E0F" w:rsidRDefault="00192E0F" w:rsidP="00192E0F">
      <w:pPr>
        <w:pStyle w:val="a9"/>
      </w:pPr>
      <w:r>
        <w:t xml:space="preserve">    </w:t>
      </w:r>
    </w:p>
    <w:p w14:paraId="10B55475" w14:textId="77777777" w:rsidR="00192E0F" w:rsidRDefault="00192E0F" w:rsidP="00192E0F">
      <w:pPr>
        <w:pStyle w:val="a9"/>
      </w:pPr>
      <w:r>
        <w:rPr>
          <w:b/>
          <w:bCs/>
          <w:color w:val="008000"/>
        </w:rPr>
        <w:t>function</w:t>
      </w:r>
      <w:r>
        <w:t xml:space="preserve"> lobj_lambda(argument, body){</w:t>
      </w:r>
    </w:p>
    <w:p w14:paraId="1775C587" w14:textId="77777777" w:rsidR="00192E0F" w:rsidRDefault="00192E0F" w:rsidP="00192E0F">
      <w:pPr>
        <w:pStyle w:val="a9"/>
      </w:pPr>
      <w:r>
        <w:t xml:space="preserve">    </w:t>
      </w:r>
      <w:r>
        <w:rPr>
          <w:b/>
          <w:bCs/>
          <w:color w:val="008000"/>
        </w:rPr>
        <w:t>new</w:t>
      </w:r>
      <w:r>
        <w:t xml:space="preserve"> func_obj.type</w:t>
      </w:r>
      <w:r>
        <w:rPr>
          <w:color w:val="666666"/>
        </w:rPr>
        <w:t>=</w:t>
      </w:r>
      <w:r>
        <w:t xml:space="preserve"> LOBJ_FUNC;</w:t>
      </w:r>
    </w:p>
    <w:p w14:paraId="1C27884A" w14:textId="77777777" w:rsidR="00192E0F" w:rsidRDefault="00192E0F" w:rsidP="00192E0F">
      <w:pPr>
        <w:pStyle w:val="a9"/>
        <w:rPr>
          <w:i/>
          <w:iCs/>
          <w:color w:val="408080"/>
        </w:rPr>
      </w:pPr>
      <w:r>
        <w:t xml:space="preserve">    func_obj.builtin_func</w:t>
      </w:r>
      <w:r>
        <w:rPr>
          <w:color w:val="666666"/>
        </w:rPr>
        <w:t>=</w:t>
      </w:r>
      <w:r>
        <w:t xml:space="preserve"> NULL;</w:t>
      </w:r>
      <w:r>
        <w:rPr>
          <w:i/>
          <w:iCs/>
          <w:color w:val="408080"/>
        </w:rPr>
        <w:t>// this means user-definefunction</w:t>
      </w:r>
    </w:p>
    <w:p w14:paraId="33A433DC" w14:textId="77777777" w:rsidR="00192E0F" w:rsidRDefault="00192E0F" w:rsidP="00192E0F">
      <w:pPr>
        <w:pStyle w:val="a9"/>
        <w:rPr>
          <w:i/>
          <w:iCs/>
          <w:color w:val="408080"/>
        </w:rPr>
      </w:pPr>
      <w:r>
        <w:t xml:space="preserve">    func_obj.env</w:t>
      </w:r>
      <w:r>
        <w:rPr>
          <w:color w:val="666666"/>
        </w:rPr>
        <w:t>=</w:t>
      </w:r>
      <w:r>
        <w:t>lenv_new();</w:t>
      </w:r>
      <w:r>
        <w:rPr>
          <w:i/>
          <w:iCs/>
          <w:color w:val="408080"/>
        </w:rPr>
        <w:t>// each lambda has its own envir</w:t>
      </w:r>
    </w:p>
    <w:p w14:paraId="3D664282" w14:textId="77777777" w:rsidR="00192E0F" w:rsidRDefault="00192E0F" w:rsidP="00192E0F">
      <w:pPr>
        <w:pStyle w:val="a9"/>
      </w:pPr>
      <w:r>
        <w:t xml:space="preserve">    func_obj.argument</w:t>
      </w:r>
      <w:r>
        <w:rPr>
          <w:color w:val="666666"/>
        </w:rPr>
        <w:t>=</w:t>
      </w:r>
      <w:r>
        <w:t>arguments;</w:t>
      </w:r>
    </w:p>
    <w:p w14:paraId="171248ED" w14:textId="77777777" w:rsidR="00192E0F" w:rsidRDefault="00192E0F" w:rsidP="00192E0F">
      <w:pPr>
        <w:pStyle w:val="a9"/>
      </w:pPr>
      <w:r>
        <w:t xml:space="preserve">    func_obj.body</w:t>
      </w:r>
      <w:r>
        <w:rPr>
          <w:color w:val="666666"/>
        </w:rPr>
        <w:t>=</w:t>
      </w:r>
      <w:r>
        <w:t xml:space="preserve"> body;</w:t>
      </w:r>
    </w:p>
    <w:p w14:paraId="33845B74" w14:textId="77777777" w:rsidR="00192E0F" w:rsidRDefault="00192E0F" w:rsidP="00192E0F">
      <w:pPr>
        <w:pStyle w:val="a9"/>
      </w:pPr>
      <w:r>
        <w:t xml:space="preserve">    </w:t>
      </w:r>
      <w:r>
        <w:rPr>
          <w:b/>
          <w:bCs/>
          <w:color w:val="008000"/>
        </w:rPr>
        <w:t>return</w:t>
      </w:r>
      <w:r>
        <w:t xml:space="preserve"> func_obj;</w:t>
      </w:r>
    </w:p>
    <w:p w14:paraId="78A568A3" w14:textId="63D36B26" w:rsidR="001A6A20" w:rsidRPr="00192E0F" w:rsidRDefault="00192E0F" w:rsidP="00192E0F">
      <w:pPr>
        <w:pStyle w:val="a9"/>
      </w:pPr>
      <w:r>
        <w:t xml:space="preserve">} </w:t>
      </w:r>
    </w:p>
    <w:p w14:paraId="7CAC1EDC" w14:textId="77777777" w:rsidR="00930EE2" w:rsidRPr="001957DE" w:rsidRDefault="005A716F" w:rsidP="002A64AF">
      <w:pPr>
        <w:pStyle w:val="FirstParagraph"/>
        <w:spacing w:after="240"/>
        <w:ind w:firstLine="480"/>
      </w:pPr>
      <w:r w:rsidRPr="001957DE">
        <w:t>可以看出，</w:t>
      </w:r>
      <w:r w:rsidRPr="001957DE">
        <w:rPr>
          <w:rStyle w:val="VerbatimChar"/>
          <w:rFonts w:ascii="Times New Roman" w:hAnsi="Times New Roman" w:cs="Times New Roman"/>
        </w:rPr>
        <w:t>built_in_lambda</w:t>
      </w:r>
      <w:r w:rsidRPr="001957DE">
        <w:t>和</w:t>
      </w:r>
      <w:r w:rsidRPr="001957DE">
        <w:rPr>
          <w:rStyle w:val="VerbatimChar"/>
          <w:rFonts w:ascii="Times New Roman" w:hAnsi="Times New Roman" w:cs="Times New Roman"/>
        </w:rPr>
        <w:t>lobj_lambda</w:t>
      </w:r>
      <w:r w:rsidRPr="001957DE">
        <w:t>的功能仅仅是将函数的参数和函数体分别包装进一个函数对象，函数执行的关键功能放在</w:t>
      </w:r>
      <w:r w:rsidRPr="001957DE">
        <w:rPr>
          <w:rStyle w:val="VerbatimChar"/>
          <w:rFonts w:ascii="Times New Roman" w:hAnsi="Times New Roman" w:cs="Times New Roman"/>
        </w:rPr>
        <w:t>lobj_call(e, func, obj)</w:t>
      </w:r>
      <w:r w:rsidRPr="001957DE">
        <w:t>中，由其在运行时捕获符号</w:t>
      </w:r>
      <w:r w:rsidR="00972E2B" w:rsidRPr="001957DE">
        <w:t>“/”</w:t>
      </w:r>
      <w:r w:rsidRPr="001957DE">
        <w:t>后开始工作。</w:t>
      </w:r>
    </w:p>
    <w:p w14:paraId="7228E29E" w14:textId="77777777" w:rsidR="001A6A20" w:rsidRPr="001957DE" w:rsidRDefault="001A6A20" w:rsidP="002A64AF">
      <w:pPr>
        <w:pStyle w:val="FirstParagraph"/>
        <w:spacing w:after="240"/>
        <w:ind w:firstLine="480"/>
      </w:pPr>
    </w:p>
    <w:p w14:paraId="258ABB9D" w14:textId="77777777" w:rsidR="00930EE2" w:rsidRPr="00DA5AF2" w:rsidRDefault="005A716F" w:rsidP="00737B10">
      <w:pPr>
        <w:pStyle w:val="3"/>
      </w:pPr>
      <w:bookmarkStart w:id="555" w:name="_Toc104020938"/>
      <w:bookmarkStart w:id="556" w:name="执行函数"/>
      <w:bookmarkEnd w:id="550"/>
      <w:r w:rsidRPr="00DA5AF2">
        <w:rPr>
          <w:rFonts w:hint="eastAsia"/>
        </w:rPr>
        <w:t>执行函数</w:t>
      </w:r>
      <w:bookmarkEnd w:id="555"/>
    </w:p>
    <w:p w14:paraId="564C4562" w14:textId="77777777" w:rsidR="00930EE2" w:rsidRPr="001957DE" w:rsidRDefault="005A716F" w:rsidP="002A64AF">
      <w:pPr>
        <w:pStyle w:val="FirstParagraph"/>
        <w:spacing w:after="240"/>
        <w:ind w:firstLine="440"/>
      </w:pPr>
      <w:r w:rsidRPr="001957DE">
        <w:rPr>
          <w:rStyle w:val="VerbatimChar"/>
          <w:rFonts w:ascii="Times New Roman" w:hAnsi="Times New Roman" w:cs="Times New Roman"/>
        </w:rPr>
        <w:t>lobj_call</w:t>
      </w:r>
      <w:r w:rsidRPr="001957DE">
        <w:t>的实现相当复杂，难点在于它要完成以下几个功能：</w:t>
      </w:r>
    </w:p>
    <w:p w14:paraId="470EA827" w14:textId="77777777" w:rsidR="00D93C5F" w:rsidRPr="001957DE" w:rsidRDefault="00D93C5F" w:rsidP="002A64AF">
      <w:pPr>
        <w:pStyle w:val="FirstParagraph"/>
        <w:spacing w:after="240"/>
        <w:ind w:firstLine="480"/>
      </w:pPr>
    </w:p>
    <w:p w14:paraId="1855BB0F" w14:textId="77777777" w:rsidR="00930EE2" w:rsidRPr="001957DE" w:rsidRDefault="005A716F" w:rsidP="002A64AF">
      <w:pPr>
        <w:pStyle w:val="FirstParagraph"/>
        <w:numPr>
          <w:ilvl w:val="0"/>
          <w:numId w:val="35"/>
        </w:numPr>
        <w:spacing w:after="240"/>
        <w:ind w:firstLineChars="0"/>
      </w:pPr>
      <w:r w:rsidRPr="001957DE">
        <w:t>区分预置函数符号（编译时确定）和自建函数符号（运行时确定）</w:t>
      </w:r>
      <w:r w:rsidR="009D4742" w:rsidRPr="001957DE">
        <w:t>。</w:t>
      </w:r>
    </w:p>
    <w:p w14:paraId="2BF5EE97" w14:textId="77777777" w:rsidR="00930EE2" w:rsidRPr="001957DE" w:rsidRDefault="005A716F" w:rsidP="002A64AF">
      <w:pPr>
        <w:pStyle w:val="FirstParagraph"/>
        <w:numPr>
          <w:ilvl w:val="0"/>
          <w:numId w:val="35"/>
        </w:numPr>
        <w:spacing w:after="240"/>
        <w:ind w:firstLineChars="0"/>
      </w:pPr>
      <w:r w:rsidRPr="001957DE">
        <w:t>检查</w:t>
      </w:r>
      <w:bookmarkStart w:id="557" w:name="OLE_LINK128"/>
      <w:bookmarkStart w:id="558" w:name="OLE_LINK129"/>
      <w:r w:rsidRPr="001957DE">
        <w:t>实际给定参数</w:t>
      </w:r>
      <w:bookmarkEnd w:id="557"/>
      <w:bookmarkEnd w:id="558"/>
      <w:r w:rsidRPr="001957DE">
        <w:t>个数和函数接口是否符合。</w:t>
      </w:r>
    </w:p>
    <w:p w14:paraId="14CEDCEB" w14:textId="77777777" w:rsidR="00930EE2" w:rsidRPr="001957DE" w:rsidRDefault="005A716F" w:rsidP="002A64AF">
      <w:pPr>
        <w:pStyle w:val="FirstParagraph"/>
        <w:numPr>
          <w:ilvl w:val="0"/>
          <w:numId w:val="35"/>
        </w:numPr>
        <w:spacing w:after="240"/>
        <w:ind w:firstLineChars="0"/>
      </w:pPr>
      <w:r w:rsidRPr="001957DE">
        <w:t>实现可变参数</w:t>
      </w:r>
      <w:bookmarkStart w:id="559" w:name="OLE_LINK130"/>
      <w:bookmarkStart w:id="560" w:name="OLE_LINK131"/>
      <w:r w:rsidRPr="001957DE">
        <w:rPr>
          <w:rStyle w:val="VerbatimChar"/>
          <w:rFonts w:ascii="Times New Roman" w:hAnsi="Times New Roman" w:cs="Times New Roman"/>
        </w:rPr>
        <w:t>&amp;</w:t>
      </w:r>
      <w:bookmarkEnd w:id="559"/>
      <w:bookmarkEnd w:id="560"/>
      <w:r w:rsidRPr="001957DE">
        <w:t>的功能。</w:t>
      </w:r>
    </w:p>
    <w:p w14:paraId="5EFDD07A" w14:textId="77777777" w:rsidR="004933DA" w:rsidRPr="001957DE" w:rsidRDefault="004933DA" w:rsidP="002A64AF">
      <w:pPr>
        <w:pStyle w:val="FirstParagraph"/>
        <w:spacing w:after="240"/>
        <w:ind w:firstLine="480"/>
      </w:pPr>
    </w:p>
    <w:p w14:paraId="4A33BF7F" w14:textId="77777777" w:rsidR="00021BC6" w:rsidRPr="001957DE" w:rsidRDefault="00021BC6" w:rsidP="002A64AF">
      <w:pPr>
        <w:pStyle w:val="FirstParagraph"/>
        <w:spacing w:after="240"/>
        <w:ind w:firstLine="480"/>
        <w:rPr>
          <w:rPrChange w:id="561" w:author="ZHANG" w:date="2022-05-04T16:49:00Z">
            <w:rPr>
              <w:rFonts w:ascii="Consolas" w:hAnsi="Consolas" w:cs="Consolas"/>
            </w:rPr>
          </w:rPrChange>
        </w:rPr>
      </w:pPr>
      <w:r w:rsidRPr="001957DE">
        <w:t>第一个问题使用函数对象内部的函数指针的值</w:t>
      </w:r>
      <w:r w:rsidR="009E103D" w:rsidRPr="001957DE">
        <w:t>来</w:t>
      </w:r>
      <w:r w:rsidRPr="001957DE">
        <w:t>判定，如果是自建函数符号，在初始化对象时会给</w:t>
      </w:r>
      <w:r w:rsidRPr="001957DE">
        <w:rPr>
          <w:rPrChange w:id="562" w:author="ZHANG" w:date="2022-05-04T16:49:00Z">
            <w:rPr>
              <w:rFonts w:ascii="Consolas" w:hAnsi="Consolas" w:cs="Consolas"/>
            </w:rPr>
          </w:rPrChange>
        </w:rPr>
        <w:t>builtin_func</w:t>
      </w:r>
      <w:r w:rsidRPr="001957DE">
        <w:rPr>
          <w:rFonts w:hint="eastAsia"/>
          <w:rPrChange w:id="563" w:author="ZHANG" w:date="2022-05-04T16:49:00Z">
            <w:rPr>
              <w:rFonts w:ascii="Consolas" w:hAnsi="Consolas" w:cs="Consolas" w:hint="eastAsia"/>
            </w:rPr>
          </w:rPrChange>
        </w:rPr>
        <w:t>赋</w:t>
      </w:r>
      <w:r w:rsidRPr="001957DE">
        <w:rPr>
          <w:rPrChange w:id="564" w:author="ZHANG" w:date="2022-05-04T16:49:00Z">
            <w:rPr>
              <w:rFonts w:ascii="Consolas" w:hAnsi="Consolas" w:cs="Consolas"/>
            </w:rPr>
          </w:rPrChange>
        </w:rPr>
        <w:t>NULL</w:t>
      </w:r>
      <w:r w:rsidRPr="001957DE">
        <w:rPr>
          <w:rFonts w:hint="eastAsia"/>
          <w:rPrChange w:id="565" w:author="ZHANG" w:date="2022-05-04T16:49:00Z">
            <w:rPr>
              <w:rFonts w:ascii="Consolas" w:hAnsi="Consolas" w:cs="Consolas" w:hint="eastAsia"/>
            </w:rPr>
          </w:rPrChange>
        </w:rPr>
        <w:t>值</w:t>
      </w:r>
      <w:r w:rsidR="009E103D" w:rsidRPr="001957DE">
        <w:rPr>
          <w:rFonts w:hint="eastAsia"/>
          <w:rPrChange w:id="566" w:author="ZHANG" w:date="2022-05-04T16:49:00Z">
            <w:rPr>
              <w:rFonts w:ascii="Consolas" w:hAnsi="Consolas" w:cs="Consolas" w:hint="eastAsia"/>
            </w:rPr>
          </w:rPrChange>
        </w:rPr>
        <w:t>，反之则会指向要调用的预置函数的地址。</w:t>
      </w:r>
    </w:p>
    <w:p w14:paraId="3E46498C" w14:textId="77777777" w:rsidR="009E103D" w:rsidRPr="001957DE" w:rsidRDefault="009E103D" w:rsidP="002A64AF">
      <w:pPr>
        <w:pStyle w:val="FirstParagraph"/>
        <w:spacing w:after="240"/>
        <w:ind w:firstLine="480"/>
      </w:pPr>
      <w:r w:rsidRPr="001957DE">
        <w:rPr>
          <w:rFonts w:hint="eastAsia"/>
          <w:rPrChange w:id="567" w:author="ZHANG" w:date="2022-05-04T16:49:00Z">
            <w:rPr>
              <w:rFonts w:ascii="Consolas" w:hAnsi="Consolas" w:cs="Consolas" w:hint="eastAsia"/>
            </w:rPr>
          </w:rPrChange>
        </w:rPr>
        <w:t>第二个问题要仔细对比各种可能出现情况，将</w:t>
      </w:r>
      <w:r w:rsidRPr="001957DE">
        <w:t>实际给定参数一个个弹出绑定到函数接口所给定的变量上。</w:t>
      </w:r>
    </w:p>
    <w:p w14:paraId="2980549B" w14:textId="77777777" w:rsidR="009E103D" w:rsidRPr="001957DE" w:rsidRDefault="009E103D" w:rsidP="002A64AF">
      <w:pPr>
        <w:pStyle w:val="FirstParagraph"/>
        <w:spacing w:after="240"/>
        <w:ind w:firstLine="480"/>
        <w:rPr>
          <w:rPrChange w:id="568" w:author="ZHANG" w:date="2022-05-04T16:49:00Z">
            <w:rPr>
              <w:rFonts w:ascii="Consolas" w:hAnsi="Consolas" w:cs="Consolas"/>
            </w:rPr>
          </w:rPrChange>
        </w:rPr>
      </w:pPr>
      <w:r w:rsidRPr="001957DE">
        <w:t>第三个问题要在</w:t>
      </w:r>
      <w:bookmarkStart w:id="569" w:name="OLE_LINK132"/>
      <w:bookmarkStart w:id="570" w:name="OLE_LINK133"/>
      <w:r w:rsidRPr="001957DE">
        <w:rPr>
          <w:rStyle w:val="VerbatimChar"/>
          <w:rFonts w:ascii="Times New Roman" w:hAnsi="Times New Roman" w:cs="Times New Roman"/>
        </w:rPr>
        <w:t>&amp;</w:t>
      </w:r>
      <w:r w:rsidRPr="001957DE">
        <w:rPr>
          <w:rStyle w:val="VerbatimChar"/>
          <w:rFonts w:ascii="Times New Roman" w:hAnsi="Times New Roman" w:cs="Times New Roman"/>
        </w:rPr>
        <w:t>之</w:t>
      </w:r>
      <w:bookmarkEnd w:id="569"/>
      <w:bookmarkEnd w:id="570"/>
      <w:r w:rsidRPr="001957DE">
        <w:rPr>
          <w:rStyle w:val="VerbatimChar"/>
          <w:rFonts w:ascii="Times New Roman" w:hAnsi="Times New Roman" w:cs="Times New Roman"/>
        </w:rPr>
        <w:t>前的符号都绑定完成之后，将可变参数部分全部连接成一个</w:t>
      </w:r>
      <w:r w:rsidRPr="001957DE">
        <w:rPr>
          <w:rStyle w:val="VerbatimChar"/>
          <w:rFonts w:ascii="Times New Roman" w:hAnsi="Times New Roman" w:cs="Times New Roman"/>
        </w:rPr>
        <w:t>Q-</w:t>
      </w:r>
      <w:r w:rsidRPr="001957DE">
        <w:rPr>
          <w:rStyle w:val="VerbatimChar"/>
          <w:rFonts w:ascii="Times New Roman" w:hAnsi="Times New Roman" w:cs="Times New Roman"/>
        </w:rPr>
        <w:t>表达式赋在</w:t>
      </w:r>
      <w:r w:rsidRPr="001957DE">
        <w:rPr>
          <w:rStyle w:val="VerbatimChar"/>
          <w:rFonts w:ascii="Times New Roman" w:hAnsi="Times New Roman" w:cs="Times New Roman"/>
        </w:rPr>
        <w:t>&amp;</w:t>
      </w:r>
      <w:r w:rsidRPr="001957DE">
        <w:rPr>
          <w:rStyle w:val="VerbatimChar"/>
          <w:rFonts w:ascii="Times New Roman" w:hAnsi="Times New Roman" w:cs="Times New Roman"/>
        </w:rPr>
        <w:t>之后的那个符号上。</w:t>
      </w:r>
    </w:p>
    <w:p w14:paraId="3B3A827E" w14:textId="77777777" w:rsidR="009E103D" w:rsidRPr="001957DE" w:rsidRDefault="009E103D" w:rsidP="002A64AF">
      <w:pPr>
        <w:pStyle w:val="FirstParagraph"/>
        <w:spacing w:after="240"/>
        <w:ind w:firstLine="480"/>
        <w:rPr>
          <w:rPrChange w:id="571" w:author="ZHANG" w:date="2022-05-04T16:49:00Z">
            <w:rPr>
              <w:rFonts w:ascii="Consolas" w:hAnsi="Consolas" w:cs="Consolas"/>
            </w:rPr>
          </w:rPrChange>
        </w:rPr>
      </w:pPr>
    </w:p>
    <w:p w14:paraId="5E06864E" w14:textId="6B24BC42" w:rsidR="000E7074" w:rsidRPr="00192E0F" w:rsidRDefault="007D2598" w:rsidP="00192E0F">
      <w:pPr>
        <w:pStyle w:val="FirstParagraph"/>
        <w:spacing w:after="240"/>
        <w:ind w:firstLine="480"/>
      </w:pPr>
      <w:r w:rsidRPr="001957DE">
        <w:t>具体</w:t>
      </w:r>
      <w:r w:rsidR="005A716F" w:rsidRPr="001957DE">
        <w:t>算法和流程图如下：</w:t>
      </w:r>
    </w:p>
    <w:p w14:paraId="71E97BB5" w14:textId="77777777" w:rsidR="00192E0F" w:rsidRPr="00192E0F" w:rsidRDefault="00192E0F" w:rsidP="00192E0F">
      <w:pPr>
        <w:pStyle w:val="a9"/>
        <w:rPr>
          <w:rFonts w:cs="Times New Roman"/>
        </w:rPr>
      </w:pPr>
      <w:r w:rsidRPr="00192E0F">
        <w:rPr>
          <w:rFonts w:cs="Times New Roman"/>
          <w:b/>
          <w:bCs/>
          <w:color w:val="008000"/>
        </w:rPr>
        <w:t>function</w:t>
      </w:r>
      <w:r w:rsidRPr="00192E0F">
        <w:rPr>
          <w:rFonts w:cs="Times New Roman"/>
        </w:rPr>
        <w:t xml:space="preserve"> lobj_call(e, func, obj) {</w:t>
      </w:r>
    </w:p>
    <w:p w14:paraId="253BC8AA"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i/>
          <w:iCs/>
          <w:color w:val="408080"/>
        </w:rPr>
        <w:t>//builtin cases:</w:t>
      </w:r>
    </w:p>
    <w:p w14:paraId="018DE99E"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(func.builtin_func)</w:t>
      </w:r>
    </w:p>
    <w:p w14:paraId="3C480D4B"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func.builtin_func(e, obj)</w:t>
      </w:r>
    </w:p>
    <w:p w14:paraId="3332C73F"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i/>
          <w:iCs/>
          <w:color w:val="408080"/>
        </w:rPr>
        <w:t>//lambda function cases:</w:t>
      </w:r>
    </w:p>
    <w:p w14:paraId="3E128864"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while</w:t>
      </w:r>
      <w:r w:rsidRPr="00192E0F">
        <w:rPr>
          <w:rFonts w:cs="Times New Roman"/>
        </w:rPr>
        <w:t xml:space="preserve"> (obj.count) {</w:t>
      </w:r>
    </w:p>
    <w:p w14:paraId="68072943"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w:t>
      </w:r>
      <w:r w:rsidRPr="00192E0F">
        <w:rPr>
          <w:rFonts w:cs="Times New Roman"/>
        </w:rPr>
        <w:t xml:space="preserve"> </w:t>
      </w:r>
      <w:r w:rsidRPr="00192E0F">
        <w:rPr>
          <w:rFonts w:cs="Times New Roman"/>
          <w:color w:val="666666"/>
        </w:rPr>
        <w:t>0</w:t>
      </w:r>
      <w:r w:rsidRPr="00192E0F">
        <w:rPr>
          <w:rFonts w:cs="Times New Roman"/>
        </w:rPr>
        <w:t>)</w:t>
      </w:r>
    </w:p>
    <w:p w14:paraId="75C6CD5F"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lobj_error(</w:t>
      </w:r>
      <w:r w:rsidRPr="00192E0F">
        <w:rPr>
          <w:rFonts w:cs="Times New Roman"/>
          <w:color w:val="BA2121"/>
        </w:rPr>
        <w:t>"Function passed too many arguments"</w:t>
      </w:r>
      <w:r w:rsidRPr="00192E0F">
        <w:rPr>
          <w:rFonts w:cs="Times New Roman"/>
        </w:rPr>
        <w:t>.)</w:t>
      </w:r>
    </w:p>
    <w:p w14:paraId="66C1B423"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new</w:t>
      </w:r>
      <w:r w:rsidRPr="00192E0F">
        <w:rPr>
          <w:rFonts w:cs="Times New Roman"/>
        </w:rPr>
        <w:t xml:space="preserve"> symbol_obj </w:t>
      </w:r>
      <w:r w:rsidRPr="00192E0F">
        <w:rPr>
          <w:rFonts w:cs="Times New Roman"/>
          <w:color w:val="666666"/>
        </w:rPr>
        <w:t>=</w:t>
      </w:r>
      <w:r w:rsidRPr="00192E0F">
        <w:rPr>
          <w:rFonts w:cs="Times New Roman"/>
        </w:rPr>
        <w:t xml:space="preserve"> lobj_pop(func.argument, </w:t>
      </w:r>
      <w:r w:rsidRPr="00192E0F">
        <w:rPr>
          <w:rFonts w:cs="Times New Roman"/>
          <w:color w:val="666666"/>
        </w:rPr>
        <w:t>0</w:t>
      </w:r>
      <w:r w:rsidRPr="00192E0F">
        <w:rPr>
          <w:rFonts w:cs="Times New Roman"/>
        </w:rPr>
        <w:t>)</w:t>
      </w:r>
    </w:p>
    <w:p w14:paraId="3028A205"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(symbol_obj.symbol </w:t>
      </w:r>
      <w:r w:rsidRPr="00192E0F">
        <w:rPr>
          <w:rFonts w:cs="Times New Roman"/>
          <w:color w:val="666666"/>
        </w:rPr>
        <w:t>==</w:t>
      </w:r>
      <w:r w:rsidRPr="00192E0F">
        <w:rPr>
          <w:rFonts w:cs="Times New Roman"/>
        </w:rPr>
        <w:t xml:space="preserve"> </w:t>
      </w:r>
      <w:r w:rsidRPr="00192E0F">
        <w:rPr>
          <w:rFonts w:cs="Times New Roman"/>
          <w:color w:val="BA2121"/>
        </w:rPr>
        <w:t>"&amp;"</w:t>
      </w:r>
      <w:r w:rsidRPr="00192E0F">
        <w:rPr>
          <w:rFonts w:cs="Times New Roman"/>
        </w:rPr>
        <w:t>) {</w:t>
      </w:r>
    </w:p>
    <w:p w14:paraId="21DC6499"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w:t>
      </w:r>
      <w:r w:rsidRPr="00192E0F">
        <w:rPr>
          <w:rFonts w:cs="Times New Roman"/>
        </w:rPr>
        <w:t xml:space="preserve"> </w:t>
      </w:r>
      <w:r w:rsidRPr="00192E0F">
        <w:rPr>
          <w:rFonts w:cs="Times New Roman"/>
          <w:color w:val="666666"/>
        </w:rPr>
        <w:t>1</w:t>
      </w:r>
      <w:r w:rsidRPr="00192E0F">
        <w:rPr>
          <w:rFonts w:cs="Times New Roman"/>
        </w:rPr>
        <w:t>)</w:t>
      </w:r>
    </w:p>
    <w:p w14:paraId="1F0BFFB3"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lobj_error(</w:t>
      </w:r>
    </w:p>
    <w:p w14:paraId="2A5D3FC2"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color w:val="BA2121"/>
        </w:rPr>
        <w:t>"Function argument invalid. Symbol '&amp;' not "</w:t>
      </w:r>
    </w:p>
    <w:p w14:paraId="5663C520"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color w:val="BA2121"/>
        </w:rPr>
        <w:t>"followed by single symbol."</w:t>
      </w:r>
      <w:r w:rsidRPr="00192E0F">
        <w:rPr>
          <w:rFonts w:cs="Times New Roman"/>
        </w:rPr>
        <w:t>)</w:t>
      </w:r>
    </w:p>
    <w:p w14:paraId="4C8E39AF"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new</w:t>
      </w:r>
      <w:r w:rsidRPr="00192E0F">
        <w:rPr>
          <w:rFonts w:cs="Times New Roman"/>
        </w:rPr>
        <w:t xml:space="preserve"> symbol_after_ </w:t>
      </w:r>
      <w:r w:rsidRPr="00192E0F">
        <w:rPr>
          <w:rFonts w:cs="Times New Roman"/>
          <w:color w:val="666666"/>
        </w:rPr>
        <w:t>&amp;=</w:t>
      </w:r>
      <w:r w:rsidRPr="00192E0F">
        <w:rPr>
          <w:rFonts w:cs="Times New Roman"/>
        </w:rPr>
        <w:t xml:space="preserve"> lobj_pop(func.argument, </w:t>
      </w:r>
      <w:r w:rsidRPr="00192E0F">
        <w:rPr>
          <w:rFonts w:cs="Times New Roman"/>
          <w:color w:val="666666"/>
        </w:rPr>
        <w:t>0</w:t>
      </w:r>
      <w:r w:rsidRPr="00192E0F">
        <w:rPr>
          <w:rFonts w:cs="Times New Roman"/>
        </w:rPr>
        <w:t>)</w:t>
      </w:r>
    </w:p>
    <w:p w14:paraId="0747DF58"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i/>
          <w:iCs/>
          <w:color w:val="408080"/>
        </w:rPr>
        <w:t>// save the rest obj parameter into a list</w:t>
      </w:r>
    </w:p>
    <w:p w14:paraId="6B4FF49B" w14:textId="77777777" w:rsidR="00192E0F" w:rsidRPr="00192E0F" w:rsidRDefault="00192E0F" w:rsidP="00192E0F">
      <w:pPr>
        <w:pStyle w:val="a9"/>
        <w:rPr>
          <w:rFonts w:cs="Times New Roman"/>
        </w:rPr>
      </w:pPr>
      <w:r w:rsidRPr="00192E0F">
        <w:rPr>
          <w:rFonts w:cs="Times New Roman"/>
        </w:rPr>
        <w:t xml:space="preserve">            lenv_put_symbol(func.env, symbol_after_ </w:t>
      </w:r>
      <w:r w:rsidRPr="00192E0F">
        <w:rPr>
          <w:rFonts w:cs="Times New Roman"/>
          <w:color w:val="666666"/>
        </w:rPr>
        <w:t>&amp;</w:t>
      </w:r>
      <w:r w:rsidRPr="00192E0F">
        <w:rPr>
          <w:rFonts w:cs="Times New Roman"/>
        </w:rPr>
        <w:t xml:space="preserve"> , built_in_list(e,</w:t>
      </w:r>
    </w:p>
    <w:p w14:paraId="7567BCA4" w14:textId="77777777" w:rsidR="00192E0F" w:rsidRPr="00192E0F" w:rsidRDefault="00192E0F" w:rsidP="00192E0F">
      <w:pPr>
        <w:pStyle w:val="a9"/>
        <w:rPr>
          <w:rFonts w:cs="Times New Roman"/>
        </w:rPr>
      </w:pPr>
      <w:r w:rsidRPr="00192E0F">
        <w:rPr>
          <w:rFonts w:cs="Times New Roman"/>
        </w:rPr>
        <w:t xml:space="preserve">                obj))</w:t>
      </w:r>
    </w:p>
    <w:p w14:paraId="27BCD3CB"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break</w:t>
      </w:r>
    </w:p>
    <w:p w14:paraId="1215E219" w14:textId="77777777" w:rsidR="00192E0F" w:rsidRPr="00192E0F" w:rsidRDefault="00192E0F" w:rsidP="00192E0F">
      <w:pPr>
        <w:pStyle w:val="a9"/>
        <w:rPr>
          <w:rFonts w:cs="Times New Roman"/>
        </w:rPr>
      </w:pPr>
      <w:r w:rsidRPr="00192E0F">
        <w:rPr>
          <w:rFonts w:cs="Times New Roman"/>
        </w:rPr>
        <w:t xml:space="preserve">        }</w:t>
      </w:r>
    </w:p>
    <w:p w14:paraId="6C8F9A44"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b/>
          <w:bCs/>
          <w:color w:val="008000"/>
        </w:rPr>
        <w:t>new</w:t>
      </w:r>
      <w:r w:rsidRPr="00192E0F">
        <w:rPr>
          <w:rFonts w:cs="Times New Roman"/>
        </w:rPr>
        <w:t xml:space="preserve"> value </w:t>
      </w:r>
      <w:r w:rsidRPr="00192E0F">
        <w:rPr>
          <w:rFonts w:cs="Times New Roman"/>
          <w:color w:val="666666"/>
        </w:rPr>
        <w:t>=</w:t>
      </w:r>
      <w:r w:rsidRPr="00192E0F">
        <w:rPr>
          <w:rFonts w:cs="Times New Roman"/>
        </w:rPr>
        <w:t xml:space="preserve"> lobj_pop(obj, </w:t>
      </w:r>
      <w:r w:rsidRPr="00192E0F">
        <w:rPr>
          <w:rFonts w:cs="Times New Roman"/>
          <w:color w:val="666666"/>
        </w:rPr>
        <w:t>0</w:t>
      </w:r>
      <w:r w:rsidRPr="00192E0F">
        <w:rPr>
          <w:rFonts w:cs="Times New Roman"/>
        </w:rPr>
        <w:t xml:space="preserve">) </w:t>
      </w:r>
      <w:r w:rsidRPr="00192E0F">
        <w:rPr>
          <w:rFonts w:cs="Times New Roman"/>
          <w:i/>
          <w:iCs/>
          <w:color w:val="408080"/>
        </w:rPr>
        <w:t>// regular cases</w:t>
      </w:r>
    </w:p>
    <w:p w14:paraId="5C1E23F4" w14:textId="77777777" w:rsidR="00192E0F" w:rsidRPr="00192E0F" w:rsidRDefault="00192E0F" w:rsidP="00192E0F">
      <w:pPr>
        <w:pStyle w:val="a9"/>
        <w:rPr>
          <w:rFonts w:cs="Times New Roman"/>
          <w:i/>
          <w:iCs/>
          <w:color w:val="408080"/>
        </w:rPr>
      </w:pPr>
      <w:r w:rsidRPr="00192E0F">
        <w:rPr>
          <w:rFonts w:cs="Times New Roman"/>
        </w:rPr>
        <w:t xml:space="preserve">        lenv_put_symbol(func.env, symbol_obj, value) </w:t>
      </w:r>
      <w:r w:rsidRPr="00192E0F">
        <w:rPr>
          <w:rFonts w:cs="Times New Roman"/>
          <w:i/>
          <w:iCs/>
          <w:color w:val="408080"/>
        </w:rPr>
        <w:t>// make it a pair</w:t>
      </w:r>
    </w:p>
    <w:p w14:paraId="0B562E39" w14:textId="77777777" w:rsidR="00192E0F" w:rsidRPr="00192E0F" w:rsidRDefault="00192E0F" w:rsidP="00192E0F">
      <w:pPr>
        <w:pStyle w:val="a9"/>
        <w:rPr>
          <w:rFonts w:cs="Times New Roman"/>
        </w:rPr>
      </w:pPr>
      <w:r w:rsidRPr="00192E0F">
        <w:rPr>
          <w:rFonts w:cs="Times New Roman"/>
        </w:rPr>
        <w:t xml:space="preserve">    }</w:t>
      </w:r>
    </w:p>
    <w:p w14:paraId="0437E760" w14:textId="77777777" w:rsidR="00192E0F" w:rsidRPr="00192E0F" w:rsidRDefault="00192E0F" w:rsidP="00192E0F">
      <w:pPr>
        <w:pStyle w:val="a9"/>
        <w:rPr>
          <w:rFonts w:cs="Times New Roman"/>
        </w:rPr>
      </w:pPr>
    </w:p>
    <w:p w14:paraId="6FB3F6DC"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&gt;</w:t>
      </w:r>
      <w:r w:rsidRPr="00192E0F">
        <w:rPr>
          <w:rFonts w:cs="Times New Roman"/>
        </w:rPr>
        <w:t xml:space="preserve"> </w:t>
      </w:r>
      <w:r w:rsidRPr="00192E0F">
        <w:rPr>
          <w:rFonts w:cs="Times New Roman"/>
          <w:color w:val="666666"/>
        </w:rPr>
        <w:t>0</w:t>
      </w:r>
      <w:r w:rsidRPr="00192E0F">
        <w:rPr>
          <w:rFonts w:cs="Times New Roman"/>
        </w:rPr>
        <w:t xml:space="preserve"> </w:t>
      </w:r>
      <w:r w:rsidRPr="00192E0F">
        <w:rPr>
          <w:rFonts w:cs="Times New Roman"/>
          <w:color w:val="666666"/>
        </w:rPr>
        <w:t>&amp;&amp;</w:t>
      </w:r>
      <w:r w:rsidRPr="00192E0F">
        <w:rPr>
          <w:rFonts w:cs="Times New Roman"/>
        </w:rPr>
        <w:t xml:space="preserve"> func.argument.sub_obj[</w:t>
      </w:r>
      <w:r w:rsidRPr="00192E0F">
        <w:rPr>
          <w:rFonts w:cs="Times New Roman"/>
          <w:color w:val="666666"/>
        </w:rPr>
        <w:t>0</w:t>
      </w:r>
      <w:r w:rsidRPr="00192E0F">
        <w:rPr>
          <w:rFonts w:cs="Times New Roman"/>
        </w:rPr>
        <w:t xml:space="preserve">].symbol </w:t>
      </w:r>
      <w:r w:rsidRPr="00192E0F">
        <w:rPr>
          <w:rFonts w:cs="Times New Roman"/>
          <w:color w:val="666666"/>
        </w:rPr>
        <w:t>==</w:t>
      </w:r>
      <w:r w:rsidRPr="00192E0F">
        <w:rPr>
          <w:rFonts w:cs="Times New Roman"/>
        </w:rPr>
        <w:t xml:space="preserve"> </w:t>
      </w:r>
      <w:r w:rsidRPr="00192E0F">
        <w:rPr>
          <w:rFonts w:cs="Times New Roman"/>
          <w:color w:val="BA2121"/>
        </w:rPr>
        <w:t>"&amp;"</w:t>
      </w:r>
      <w:r w:rsidRPr="00192E0F">
        <w:rPr>
          <w:rFonts w:cs="Times New Roman"/>
        </w:rPr>
        <w:t>) {</w:t>
      </w:r>
    </w:p>
    <w:p w14:paraId="66123D79"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w:t>
      </w:r>
      <w:r w:rsidRPr="00192E0F">
        <w:rPr>
          <w:rFonts w:cs="Times New Roman"/>
        </w:rPr>
        <w:t xml:space="preserve"> </w:t>
      </w:r>
      <w:r w:rsidRPr="00192E0F">
        <w:rPr>
          <w:rFonts w:cs="Times New Roman"/>
          <w:color w:val="666666"/>
        </w:rPr>
        <w:t>2</w:t>
      </w:r>
      <w:r w:rsidRPr="00192E0F">
        <w:rPr>
          <w:rFonts w:cs="Times New Roman"/>
        </w:rPr>
        <w:t>)</w:t>
      </w:r>
    </w:p>
    <w:p w14:paraId="64CD25FE"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lobj_error(</w:t>
      </w:r>
      <w:r w:rsidRPr="00192E0F">
        <w:rPr>
          <w:rFonts w:cs="Times New Roman"/>
          <w:color w:val="BA2121"/>
        </w:rPr>
        <w:t>"Function argument invalid. Symbol '&amp;' not "</w:t>
      </w:r>
    </w:p>
    <w:p w14:paraId="2D3775B7"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color w:val="BA2121"/>
        </w:rPr>
        <w:t>"followed by single symbol."</w:t>
      </w:r>
      <w:r w:rsidRPr="00192E0F">
        <w:rPr>
          <w:rFonts w:cs="Times New Roman"/>
        </w:rPr>
        <w:t>)</w:t>
      </w:r>
    </w:p>
    <w:p w14:paraId="43ABAB4C" w14:textId="77777777" w:rsidR="00192E0F" w:rsidRPr="00192E0F" w:rsidRDefault="00192E0F" w:rsidP="00192E0F">
      <w:pPr>
        <w:pStyle w:val="a9"/>
        <w:rPr>
          <w:rFonts w:cs="Times New Roman"/>
          <w:i/>
          <w:iCs/>
          <w:color w:val="408080"/>
        </w:rPr>
      </w:pPr>
      <w:r w:rsidRPr="00192E0F">
        <w:rPr>
          <w:rFonts w:cs="Times New Roman"/>
        </w:rPr>
        <w:t xml:space="preserve">        lobj_pop(func </w:t>
      </w:r>
      <w:r w:rsidRPr="00192E0F">
        <w:rPr>
          <w:rFonts w:cs="Times New Roman"/>
          <w:color w:val="666666"/>
        </w:rPr>
        <w:t>-</w:t>
      </w:r>
      <w:r w:rsidRPr="00192E0F">
        <w:rPr>
          <w:rFonts w:cs="Times New Roman"/>
        </w:rPr>
        <w:t xml:space="preserve"> </w:t>
      </w:r>
      <w:r w:rsidRPr="00192E0F">
        <w:rPr>
          <w:rFonts w:cs="Times New Roman"/>
          <w:color w:val="666666"/>
        </w:rPr>
        <w:t>&gt;</w:t>
      </w:r>
      <w:r w:rsidRPr="00192E0F">
        <w:rPr>
          <w:rFonts w:cs="Times New Roman"/>
        </w:rPr>
        <w:t xml:space="preserve"> argument, </w:t>
      </w:r>
      <w:r w:rsidRPr="00192E0F">
        <w:rPr>
          <w:rFonts w:cs="Times New Roman"/>
          <w:color w:val="666666"/>
        </w:rPr>
        <w:t>0</w:t>
      </w:r>
      <w:r w:rsidRPr="00192E0F">
        <w:rPr>
          <w:rFonts w:cs="Times New Roman"/>
        </w:rPr>
        <w:t xml:space="preserve">) </w:t>
      </w:r>
      <w:r w:rsidRPr="00192E0F">
        <w:rPr>
          <w:rFonts w:cs="Times New Roman"/>
          <w:i/>
          <w:iCs/>
          <w:color w:val="408080"/>
        </w:rPr>
        <w:t>// "&amp;"</w:t>
      </w:r>
    </w:p>
    <w:p w14:paraId="2BD756D5"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new</w:t>
      </w:r>
      <w:r w:rsidRPr="00192E0F">
        <w:rPr>
          <w:rFonts w:cs="Times New Roman"/>
        </w:rPr>
        <w:t xml:space="preserve"> symbol </w:t>
      </w:r>
      <w:r w:rsidRPr="00192E0F">
        <w:rPr>
          <w:rFonts w:cs="Times New Roman"/>
          <w:color w:val="666666"/>
        </w:rPr>
        <w:t>=</w:t>
      </w:r>
      <w:r w:rsidRPr="00192E0F">
        <w:rPr>
          <w:rFonts w:cs="Times New Roman"/>
        </w:rPr>
        <w:t xml:space="preserve"> lobj_pop(func.argument, </w:t>
      </w:r>
      <w:r w:rsidRPr="00192E0F">
        <w:rPr>
          <w:rFonts w:cs="Times New Roman"/>
          <w:color w:val="666666"/>
        </w:rPr>
        <w:t>0</w:t>
      </w:r>
      <w:r w:rsidRPr="00192E0F">
        <w:rPr>
          <w:rFonts w:cs="Times New Roman"/>
        </w:rPr>
        <w:t>)</w:t>
      </w:r>
    </w:p>
    <w:p w14:paraId="7F2AE325"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new</w:t>
      </w:r>
      <w:r w:rsidRPr="00192E0F">
        <w:rPr>
          <w:rFonts w:cs="Times New Roman"/>
        </w:rPr>
        <w:t xml:space="preserve"> value </w:t>
      </w:r>
      <w:r w:rsidRPr="00192E0F">
        <w:rPr>
          <w:rFonts w:cs="Times New Roman"/>
          <w:color w:val="666666"/>
        </w:rPr>
        <w:t>=</w:t>
      </w:r>
      <w:r w:rsidRPr="00192E0F">
        <w:rPr>
          <w:rFonts w:cs="Times New Roman"/>
        </w:rPr>
        <w:t xml:space="preserve"> lobj_qexpr()</w:t>
      </w:r>
    </w:p>
    <w:p w14:paraId="2B59045E" w14:textId="77777777" w:rsidR="00192E0F" w:rsidRPr="00192E0F" w:rsidRDefault="00192E0F" w:rsidP="00192E0F">
      <w:pPr>
        <w:pStyle w:val="a9"/>
        <w:rPr>
          <w:rFonts w:cs="Times New Roman"/>
        </w:rPr>
      </w:pPr>
      <w:r w:rsidRPr="00192E0F">
        <w:rPr>
          <w:rFonts w:cs="Times New Roman"/>
        </w:rPr>
        <w:t xml:space="preserve">        lenv_put_symbol(func.env, symbol, value)</w:t>
      </w:r>
    </w:p>
    <w:p w14:paraId="110962CB" w14:textId="77777777" w:rsidR="00192E0F" w:rsidRPr="00192E0F" w:rsidRDefault="00192E0F" w:rsidP="00192E0F">
      <w:pPr>
        <w:pStyle w:val="a9"/>
        <w:rPr>
          <w:rFonts w:cs="Times New Roman"/>
        </w:rPr>
      </w:pPr>
      <w:r w:rsidRPr="00192E0F">
        <w:rPr>
          <w:rFonts w:cs="Times New Roman"/>
        </w:rPr>
        <w:t xml:space="preserve">    }</w:t>
      </w:r>
    </w:p>
    <w:p w14:paraId="301FB4A7" w14:textId="77777777" w:rsidR="00192E0F" w:rsidRPr="00192E0F" w:rsidRDefault="00192E0F" w:rsidP="00192E0F">
      <w:pPr>
        <w:pStyle w:val="a9"/>
        <w:rPr>
          <w:rFonts w:cs="Times New Roman"/>
        </w:rPr>
      </w:pPr>
    </w:p>
    <w:p w14:paraId="4B623944" w14:textId="77777777" w:rsidR="00192E0F" w:rsidRPr="00192E0F" w:rsidRDefault="00192E0F" w:rsidP="00192E0F">
      <w:pPr>
        <w:pStyle w:val="a9"/>
        <w:rPr>
          <w:rFonts w:cs="Times New Roman"/>
          <w:i/>
          <w:iCs/>
          <w:color w:val="408080"/>
        </w:rPr>
      </w:pPr>
      <w:r w:rsidRPr="00192E0F">
        <w:rPr>
          <w:rFonts w:cs="Times New Roman"/>
        </w:rPr>
        <w:t xml:space="preserve">    </w:t>
      </w:r>
      <w:r w:rsidRPr="00192E0F">
        <w:rPr>
          <w:rFonts w:cs="Times New Roman"/>
          <w:b/>
          <w:bCs/>
          <w:color w:val="008000"/>
        </w:rPr>
        <w:t>if</w:t>
      </w:r>
      <w:r w:rsidRPr="00192E0F">
        <w:rPr>
          <w:rFonts w:cs="Times New Roman"/>
        </w:rPr>
        <w:t xml:space="preserve"> (func.argument.count </w:t>
      </w:r>
      <w:r w:rsidRPr="00192E0F">
        <w:rPr>
          <w:rFonts w:cs="Times New Roman"/>
          <w:color w:val="666666"/>
        </w:rPr>
        <w:t>==</w:t>
      </w:r>
      <w:r w:rsidRPr="00192E0F">
        <w:rPr>
          <w:rFonts w:cs="Times New Roman"/>
        </w:rPr>
        <w:t xml:space="preserve"> </w:t>
      </w:r>
      <w:r w:rsidRPr="00192E0F">
        <w:rPr>
          <w:rFonts w:cs="Times New Roman"/>
          <w:color w:val="666666"/>
        </w:rPr>
        <w:t>0</w:t>
      </w:r>
      <w:r w:rsidRPr="00192E0F">
        <w:rPr>
          <w:rFonts w:cs="Times New Roman"/>
        </w:rPr>
        <w:t xml:space="preserve">) { </w:t>
      </w:r>
      <w:r w:rsidRPr="00192E0F">
        <w:rPr>
          <w:rFonts w:cs="Times New Roman"/>
          <w:i/>
          <w:iCs/>
          <w:color w:val="408080"/>
        </w:rPr>
        <w:t>// all finished</w:t>
      </w:r>
    </w:p>
    <w:p w14:paraId="123BD44D" w14:textId="77777777" w:rsidR="00192E0F" w:rsidRPr="00192E0F" w:rsidRDefault="00192E0F" w:rsidP="00192E0F">
      <w:pPr>
        <w:pStyle w:val="a9"/>
        <w:rPr>
          <w:rFonts w:cs="Times New Roman"/>
        </w:rPr>
      </w:pPr>
      <w:r w:rsidRPr="00192E0F">
        <w:rPr>
          <w:rFonts w:cs="Times New Roman"/>
        </w:rPr>
        <w:t xml:space="preserve">        func.env.parent </w:t>
      </w:r>
      <w:r w:rsidRPr="00192E0F">
        <w:rPr>
          <w:rFonts w:cs="Times New Roman"/>
          <w:color w:val="666666"/>
        </w:rPr>
        <w:t>=</w:t>
      </w:r>
      <w:r w:rsidRPr="00192E0F">
        <w:rPr>
          <w:rFonts w:cs="Times New Roman"/>
        </w:rPr>
        <w:t xml:space="preserve"> e</w:t>
      </w:r>
    </w:p>
    <w:p w14:paraId="1C4C4559"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built_in_eval(</w:t>
      </w:r>
    </w:p>
    <w:p w14:paraId="350D23BA" w14:textId="77777777" w:rsidR="00192E0F" w:rsidRPr="00192E0F" w:rsidRDefault="00192E0F" w:rsidP="00192E0F">
      <w:pPr>
        <w:pStyle w:val="a9"/>
        <w:rPr>
          <w:rFonts w:cs="Times New Roman"/>
        </w:rPr>
      </w:pPr>
      <w:r w:rsidRPr="00192E0F">
        <w:rPr>
          <w:rFonts w:cs="Times New Roman"/>
        </w:rPr>
        <w:t xml:space="preserve">            func.env, lobj_add(lobj_sexpr(), lobj_copy(func.body)))</w:t>
      </w:r>
    </w:p>
    <w:p w14:paraId="5420597B" w14:textId="77777777" w:rsidR="00192E0F" w:rsidRPr="00192E0F" w:rsidRDefault="00192E0F" w:rsidP="00192E0F">
      <w:pPr>
        <w:pStyle w:val="a9"/>
        <w:rPr>
          <w:rFonts w:cs="Times New Roman"/>
          <w:i/>
          <w:iCs/>
          <w:color w:val="408080"/>
        </w:rPr>
      </w:pPr>
      <w:r w:rsidRPr="00192E0F">
        <w:rPr>
          <w:rFonts w:cs="Times New Roman"/>
        </w:rPr>
        <w:t xml:space="preserve">    } </w:t>
      </w:r>
      <w:r w:rsidRPr="00192E0F">
        <w:rPr>
          <w:rFonts w:cs="Times New Roman"/>
          <w:b/>
          <w:bCs/>
          <w:color w:val="008000"/>
        </w:rPr>
        <w:t>else</w:t>
      </w:r>
      <w:r w:rsidRPr="00192E0F">
        <w:rPr>
          <w:rFonts w:cs="Times New Roman"/>
        </w:rPr>
        <w:t xml:space="preserve"> </w:t>
      </w:r>
      <w:r w:rsidRPr="00192E0F">
        <w:rPr>
          <w:rFonts w:cs="Times New Roman"/>
          <w:i/>
          <w:iCs/>
          <w:color w:val="408080"/>
        </w:rPr>
        <w:t xml:space="preserve">// curry cases </w:t>
      </w:r>
    </w:p>
    <w:p w14:paraId="7815A563" w14:textId="77777777" w:rsidR="00192E0F" w:rsidRPr="00192E0F" w:rsidRDefault="00192E0F" w:rsidP="00192E0F">
      <w:pPr>
        <w:pStyle w:val="a9"/>
        <w:rPr>
          <w:rFonts w:cs="Times New Roman"/>
        </w:rPr>
      </w:pPr>
      <w:r w:rsidRPr="00192E0F">
        <w:rPr>
          <w:rFonts w:cs="Times New Roman"/>
        </w:rPr>
        <w:t xml:space="preserve">        </w:t>
      </w:r>
      <w:r w:rsidRPr="00192E0F">
        <w:rPr>
          <w:rFonts w:cs="Times New Roman"/>
          <w:b/>
          <w:bCs/>
          <w:color w:val="008000"/>
        </w:rPr>
        <w:t>return</w:t>
      </w:r>
      <w:r w:rsidRPr="00192E0F">
        <w:rPr>
          <w:rFonts w:cs="Times New Roman"/>
        </w:rPr>
        <w:t xml:space="preserve"> lobj_copy(func)</w:t>
      </w:r>
    </w:p>
    <w:p w14:paraId="7176C1C5" w14:textId="77777777" w:rsidR="00192E0F" w:rsidRPr="00192E0F" w:rsidRDefault="00192E0F" w:rsidP="00192E0F">
      <w:pPr>
        <w:pStyle w:val="a9"/>
        <w:rPr>
          <w:rFonts w:cs="Times New Roman"/>
        </w:rPr>
      </w:pPr>
      <w:r w:rsidRPr="00192E0F">
        <w:rPr>
          <w:rFonts w:cs="Times New Roman"/>
        </w:rPr>
        <w:t>}</w:t>
      </w:r>
    </w:p>
    <w:p w14:paraId="3A8EAE15" w14:textId="6A894C64" w:rsidR="00930EE2" w:rsidRPr="001957DE" w:rsidRDefault="00021BC6" w:rsidP="001A6A20">
      <w:pPr>
        <w:pStyle w:val="CaptionedFigure"/>
        <w:jc w:val="center"/>
        <w:rPr>
          <w:rFonts w:cs="Times New Roman"/>
        </w:rPr>
      </w:pPr>
      <w:r w:rsidRPr="001957DE">
        <w:rPr>
          <w:rFonts w:cs="Times New Roman"/>
          <w:noProof/>
          <w:lang w:eastAsia="zh-CN"/>
        </w:rPr>
        <w:drawing>
          <wp:inline distT="0" distB="0" distL="0" distR="0" wp14:anchorId="58B33444" wp14:editId="4299A258">
            <wp:extent cx="5438826" cy="53081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9">
                      <a:extLst>
                        <a:ext uri="{28A0092B-C50C-407E-A947-70E740481C1C}">
                          <a14:useLocalDpi xmlns:a14="http://schemas.microsoft.com/office/drawing/2010/main" val="0"/>
                        </a:ext>
                      </a:extLst>
                    </a:blip>
                    <a:stretch>
                      <a:fillRect/>
                    </a:stretch>
                  </pic:blipFill>
                  <pic:spPr>
                    <a:xfrm>
                      <a:off x="0" y="0"/>
                      <a:ext cx="5462761" cy="5331496"/>
                    </a:xfrm>
                    <a:prstGeom prst="rect">
                      <a:avLst/>
                    </a:prstGeom>
                  </pic:spPr>
                </pic:pic>
              </a:graphicData>
            </a:graphic>
          </wp:inline>
        </w:drawing>
      </w:r>
    </w:p>
    <w:p w14:paraId="37002BBF" w14:textId="23C43B8A" w:rsidR="00D93C5F" w:rsidRPr="001957DE" w:rsidRDefault="002D4DFA" w:rsidP="004A7320">
      <w:pPr>
        <w:pStyle w:val="aff"/>
      </w:pPr>
      <w:bookmarkStart w:id="572" w:name="OLE_LINK116"/>
      <w:bookmarkStart w:id="573" w:name="OLE_LINK117"/>
      <w:r w:rsidRPr="00B77F41">
        <w:rPr>
          <w:rFonts w:hint="eastAsia"/>
          <w:b/>
        </w:rPr>
        <w:t>图</w:t>
      </w:r>
      <w:r w:rsidRPr="00B77F41">
        <w:rPr>
          <w:b/>
        </w:rPr>
        <w:t>1</w:t>
      </w:r>
      <w:r w:rsidR="00ED2E2B">
        <w:rPr>
          <w:b/>
        </w:rPr>
        <w:t>4</w:t>
      </w:r>
      <w:r w:rsidR="002E03C6">
        <w:rPr>
          <w:b/>
        </w:rPr>
        <w:t xml:space="preserve"> </w:t>
      </w:r>
      <w:r w:rsidRPr="00B77F41">
        <w:t>l</w:t>
      </w:r>
      <w:r w:rsidR="00E624A0" w:rsidRPr="00B77F41">
        <w:t>obj_call</w:t>
      </w:r>
      <w:r w:rsidRPr="00B77F41">
        <w:t>()</w:t>
      </w:r>
      <w:r w:rsidRPr="00B77F41">
        <w:rPr>
          <w:rFonts w:hint="eastAsia"/>
        </w:rPr>
        <w:t>函数算法流程图</w:t>
      </w:r>
      <w:bookmarkEnd w:id="572"/>
      <w:bookmarkEnd w:id="573"/>
    </w:p>
    <w:p w14:paraId="1C9B18D4" w14:textId="77777777" w:rsidR="00930EE2" w:rsidRPr="001957DE" w:rsidRDefault="005A716F" w:rsidP="00D846E7">
      <w:pPr>
        <w:pStyle w:val="2"/>
        <w:spacing w:after="240"/>
        <w:rPr>
          <w:rFonts w:cs="Times New Roman"/>
        </w:rPr>
      </w:pPr>
      <w:bookmarkStart w:id="574" w:name="_Toc104020939"/>
      <w:bookmarkStart w:id="575" w:name="错误处理"/>
      <w:bookmarkEnd w:id="516"/>
      <w:bookmarkEnd w:id="556"/>
      <w:r w:rsidRPr="001957DE">
        <w:rPr>
          <w:rFonts w:cs="Times New Roman"/>
        </w:rPr>
        <w:t>错误处理</w:t>
      </w:r>
      <w:bookmarkEnd w:id="574"/>
    </w:p>
    <w:p w14:paraId="051439B6" w14:textId="77777777" w:rsidR="00930EE2" w:rsidRPr="001957DE" w:rsidRDefault="005A716F" w:rsidP="002A64AF">
      <w:pPr>
        <w:pStyle w:val="FirstParagraph"/>
        <w:spacing w:after="240"/>
        <w:ind w:firstLine="480"/>
      </w:pPr>
      <w:r w:rsidRPr="001957DE">
        <w:t xml:space="preserve">C </w:t>
      </w:r>
      <w:r w:rsidRPr="001957DE">
        <w:t>语言是一门没有垃圾回收器的静态语言，这意味着在运行时的发生任何内存错误都可能使程序强制退出。因此，一个能在运行时动态检测并处理错误的系统是非常必要的。</w:t>
      </w:r>
    </w:p>
    <w:p w14:paraId="1E0B9EAC" w14:textId="77777777" w:rsidR="006D6E26" w:rsidRDefault="005A716F" w:rsidP="004A7320">
      <w:pPr>
        <w:pStyle w:val="FirstParagraph"/>
        <w:spacing w:after="240"/>
        <w:ind w:firstLine="480"/>
      </w:pPr>
      <w:r w:rsidRPr="001957DE">
        <w:t>在</w:t>
      </w:r>
      <w:r w:rsidRPr="001957DE">
        <w:t xml:space="preserve">Lachesis </w:t>
      </w:r>
      <w:r w:rsidRPr="001957DE">
        <w:t>解释器中，我们设计了一套基于宏替换的异常处理系统，用来检查输入参数的语义合法性。</w:t>
      </w:r>
    </w:p>
    <w:p w14:paraId="5A52865B" w14:textId="7542C850" w:rsidR="00930EE2" w:rsidRPr="001957DE" w:rsidRDefault="005A716F" w:rsidP="004A7320">
      <w:pPr>
        <w:pStyle w:val="FirstParagraph"/>
        <w:spacing w:after="240"/>
        <w:ind w:firstLine="480"/>
      </w:pPr>
      <w:r w:rsidRPr="001957DE">
        <w:t>语法分析器保证了输入数据形式上的合法性（例如满足一个</w:t>
      </w:r>
      <w:r w:rsidRPr="001957DE">
        <w:t>S-</w:t>
      </w:r>
      <w:r w:rsidRPr="001957DE">
        <w:t>表达式的形式），但对于我们自定义函数的一些语义上的错误（例如函数接收参数的个数不足）则无法通过语法分析器检出。</w:t>
      </w:r>
    </w:p>
    <w:p w14:paraId="2AF92701" w14:textId="77777777" w:rsidR="00930EE2" w:rsidRPr="001957DE" w:rsidRDefault="005A716F" w:rsidP="002A64AF">
      <w:pPr>
        <w:pStyle w:val="FirstParagraph"/>
        <w:spacing w:after="240"/>
        <w:ind w:firstLine="480"/>
      </w:pPr>
      <w:r w:rsidRPr="001957DE">
        <w:t>为此，我们定义了一套基于宏替换的异常处理系统，在各个功能模块中插入代码块检查运行时的数据：</w:t>
      </w:r>
    </w:p>
    <w:p w14:paraId="335A11F4" w14:textId="77777777" w:rsidR="00C641FE" w:rsidRPr="001957DE" w:rsidRDefault="005A716F" w:rsidP="0066150F">
      <w:pPr>
        <w:pStyle w:val="a9"/>
        <w:rPr>
          <w:rStyle w:val="PreprocessorTok"/>
          <w:rFonts w:ascii="Times New Roman" w:eastAsia="Consolas" w:hAnsi="Times New Roman" w:cs="Times New Roman"/>
          <w:rPrChange w:id="576" w:author="ZHANG" w:date="2022-05-04T16:49:00Z">
            <w:rPr>
              <w:rStyle w:val="PreprocessorTok"/>
              <w:rFonts w:eastAsia="宋体"/>
              <w:bCs/>
              <w:lang w:eastAsia="zh-CN"/>
            </w:rPr>
          </w:rPrChange>
        </w:rPr>
      </w:pPr>
      <w:r w:rsidRPr="00794BD1">
        <w:rPr>
          <w:rStyle w:val="CommentTok"/>
          <w:rFonts w:ascii="Times New Roman" w:hAnsi="Times New Roman" w:cs="Times New Roman"/>
        </w:rPr>
        <w:t>// base macro</w:t>
      </w:r>
      <w:r w:rsidRPr="00794BD1">
        <w:br/>
      </w:r>
      <w:r w:rsidRPr="00794BD1">
        <w:rPr>
          <w:rStyle w:val="PreprocessorTok"/>
          <w:rFonts w:ascii="Times New Roman" w:hAnsi="Times New Roman" w:cs="Times New Roman"/>
        </w:rPr>
        <w:t xml:space="preserve">#define ERROW_CHECK(args, conditon, fmt, ...)                                </w:t>
      </w:r>
      <w:r w:rsidRPr="00794BD1">
        <w:br/>
      </w:r>
      <w:r w:rsidRPr="00794BD1">
        <w:rPr>
          <w:rStyle w:val="PreprocessorTok"/>
          <w:rFonts w:ascii="Times New Roman" w:hAnsi="Times New Roman" w:cs="Times New Roman"/>
        </w:rPr>
        <w:t xml:space="preserve">    if (!(conditon)){                                                       </w:t>
      </w:r>
      <w:r w:rsidRPr="00794BD1">
        <w:br/>
      </w:r>
      <w:r w:rsidRPr="00794BD1">
        <w:rPr>
          <w:rStyle w:val="PreprocessorTok"/>
          <w:rFonts w:ascii="Times New Roman" w:hAnsi="Times New Roman" w:cs="Times New Roman"/>
        </w:rPr>
        <w:t xml:space="preserve">        LObject* err = lobj_error(fmt, ##__VA_ARGS__);                       </w:t>
      </w:r>
      <w:r w:rsidRPr="00794BD1">
        <w:br/>
      </w:r>
      <w:r w:rsidRPr="00794BD1">
        <w:rPr>
          <w:rStyle w:val="PreprocessorTok"/>
          <w:rFonts w:ascii="Times New Roman" w:hAnsi="Times New Roman" w:cs="Times New Roman"/>
        </w:rPr>
        <w:t xml:space="preserve">        lobj_del(args);                                                      </w:t>
      </w:r>
      <w:r w:rsidRPr="00794BD1">
        <w:br/>
      </w:r>
      <w:r w:rsidRPr="00794BD1">
        <w:rPr>
          <w:rStyle w:val="PreprocessorTok"/>
          <w:rFonts w:ascii="Times New Roman" w:hAnsi="Times New Roman" w:cs="Times New Roman"/>
        </w:rPr>
        <w:t xml:space="preserve">        return err;                                                          </w:t>
      </w:r>
      <w:r w:rsidRPr="00794BD1">
        <w:br/>
      </w:r>
      <w:r w:rsidRPr="00794BD1">
        <w:rPr>
          <w:rStyle w:val="PreprocessorTok"/>
          <w:rFonts w:ascii="Times New Roman" w:hAnsi="Times New Roman" w:cs="Times New Roman"/>
        </w:rPr>
        <w:t xml:space="preserve">    }</w:t>
      </w:r>
      <w:r w:rsidRPr="00794BD1">
        <w:br/>
      </w:r>
      <w:r w:rsidRPr="00794BD1">
        <w:rPr>
          <w:rStyle w:val="PreprocessorTok"/>
          <w:rFonts w:ascii="Times New Roman" w:hAnsi="Times New Roman" w:cs="Times New Roman"/>
        </w:rPr>
        <w:t>#endif</w:t>
      </w:r>
      <w:r w:rsidRPr="00794BD1">
        <w:br/>
      </w:r>
      <w:r w:rsidRPr="00794BD1">
        <w:br/>
      </w:r>
      <w:r w:rsidRPr="00794BD1">
        <w:rPr>
          <w:rStyle w:val="CommentTok"/>
          <w:rFonts w:ascii="Times New Roman" w:hAnsi="Times New Roman" w:cs="Times New Roman"/>
        </w:rPr>
        <w:t>// wrapper</w:t>
      </w:r>
      <w:r w:rsidRPr="00794BD1">
        <w:br/>
      </w:r>
      <w:r w:rsidRPr="00794BD1">
        <w:rPr>
          <w:rStyle w:val="PreprocessorTok"/>
          <w:rFonts w:ascii="Times New Roman" w:hAnsi="Times New Roman" w:cs="Times New Roman"/>
        </w:rPr>
        <w:t xml:space="preserve">#define ERROW_CHECK_TYPE(func, args, index, expect)                          </w:t>
      </w:r>
      <w:r w:rsidRPr="00794BD1">
        <w:br/>
      </w:r>
      <w:r w:rsidRPr="00794BD1">
        <w:rPr>
          <w:rStyle w:val="PreprocessorTok"/>
          <w:rFonts w:ascii="Times New Roman" w:hAnsi="Times New Roman" w:cs="Times New Roman"/>
        </w:rPr>
        <w:t xml:space="preserve">    ERROW_CHECK(args, args-&gt;sub_obj[index]-&gt;type == expect,                  </w:t>
      </w:r>
      <w:r w:rsidRPr="00794BD1">
        <w:br/>
      </w:r>
      <w:r w:rsidRPr="00794BD1">
        <w:rPr>
          <w:rStyle w:val="PreprocessorTok"/>
          <w:rFonts w:ascii="Times New Roman" w:hAnsi="Times New Roman" w:cs="Times New Roman"/>
        </w:rPr>
        <w:t xml:space="preserve">        "function '%s' passed incorrect type forargument %i.\nGot %s, Expect %s.",                            </w:t>
      </w:r>
    </w:p>
    <w:p w14:paraId="216F8726" w14:textId="77777777" w:rsidR="00930EE2" w:rsidRPr="001957DE" w:rsidRDefault="005A716F" w:rsidP="0066150F">
      <w:pPr>
        <w:pStyle w:val="a9"/>
        <w:rPr>
          <w:rPrChange w:id="577" w:author="ZHANG" w:date="2022-05-04T16:49:00Z">
            <w:rPr>
              <w:color w:val="BC7A00"/>
              <w:sz w:val="22"/>
            </w:rPr>
          </w:rPrChange>
        </w:rPr>
      </w:pPr>
      <w:r w:rsidRPr="00794BD1">
        <w:rPr>
          <w:rStyle w:val="PreprocessorTok"/>
          <w:rFonts w:ascii="Times New Roman" w:hAnsi="Times New Roman" w:cs="Times New Roman"/>
        </w:rPr>
        <w:t>func, index, lobj_type_name(args-&gt;sub_obj[index]-&gt;type),            lobj_type_name(expect))</w:t>
      </w:r>
      <w:r w:rsidRPr="00794BD1">
        <w:br/>
      </w:r>
      <w:r w:rsidRPr="00794BD1">
        <w:br/>
      </w:r>
      <w:r w:rsidRPr="00794BD1">
        <w:rPr>
          <w:rStyle w:val="PreprocessorTok"/>
          <w:rFonts w:ascii="Times New Roman" w:hAnsi="Times New Roman" w:cs="Times New Roman"/>
        </w:rPr>
        <w:t xml:space="preserve">#define ERROW_CHECK_NUM(func, args, num)                                     </w:t>
      </w:r>
      <w:r w:rsidRPr="00794BD1">
        <w:br/>
      </w:r>
      <w:r w:rsidRPr="00794BD1">
        <w:rPr>
          <w:rStyle w:val="PreprocessorTok"/>
          <w:rFonts w:ascii="Times New Roman" w:hAnsi="Times New Roman" w:cs="Times New Roman"/>
        </w:rPr>
        <w:t xml:space="preserve">    ERROW_CHECK(args, args-&gt;count == num,                                    </w:t>
      </w:r>
      <w:r w:rsidRPr="00794BD1">
        <w:br/>
      </w:r>
      <w:r w:rsidRPr="00794BD1">
        <w:rPr>
          <w:rStyle w:val="PreprocessorTok"/>
          <w:rFonts w:ascii="Times New Roman" w:hAnsi="Times New Roman" w:cs="Times New Roman"/>
        </w:rPr>
        <w:t xml:space="preserve">        "Function '%s' passed incorrect number ofargument.\nGot %i, Expect"%i",                                                         func, args-&gt;count, num)</w:t>
      </w:r>
      <w:r w:rsidRPr="00794BD1">
        <w:br/>
      </w:r>
      <w:r w:rsidRPr="00794BD1">
        <w:br/>
      </w:r>
      <w:r w:rsidRPr="00794BD1">
        <w:rPr>
          <w:rStyle w:val="PreprocessorTok"/>
          <w:rFonts w:ascii="Times New Roman" w:hAnsi="Times New Roman" w:cs="Times New Roman"/>
        </w:rPr>
        <w:t xml:space="preserve">#define ERROW_CHECK_NOT_EMPTY(func, args, index)                             </w:t>
      </w:r>
      <w:r w:rsidRPr="00794BD1">
        <w:br/>
      </w:r>
      <w:r w:rsidRPr="00794BD1">
        <w:rPr>
          <w:rStyle w:val="PreprocessorTok"/>
          <w:rFonts w:ascii="Times New Roman" w:hAnsi="Times New Roman" w:cs="Times New Roman"/>
        </w:rPr>
        <w:t xml:space="preserve">    ERROW_CHECK(args, args-&gt;sub_obj[index]-&gt;count != 0,                      </w:t>
      </w:r>
      <w:r w:rsidRPr="00794BD1">
        <w:br/>
      </w:r>
      <w:r w:rsidRPr="00794BD1">
        <w:rPr>
          <w:rStyle w:val="PreprocessorTok"/>
          <w:rFonts w:ascii="Times New Roman" w:hAnsi="Times New Roman" w:cs="Times New Roman"/>
        </w:rPr>
        <w:t xml:space="preserve">        "Function '%s' passed {} for argument %i.", func, index)</w:t>
      </w:r>
    </w:p>
    <w:p w14:paraId="4EA0778C" w14:textId="77777777" w:rsidR="001A6A20" w:rsidRPr="001957DE" w:rsidRDefault="001A6A20" w:rsidP="002A64AF">
      <w:pPr>
        <w:pStyle w:val="FirstParagraph"/>
        <w:spacing w:after="240"/>
        <w:ind w:firstLine="480"/>
      </w:pPr>
    </w:p>
    <w:p w14:paraId="3DD6DEF2" w14:textId="77777777" w:rsidR="006D6E26" w:rsidRDefault="005A716F" w:rsidP="006D6E26">
      <w:pPr>
        <w:pStyle w:val="FirstParagraph"/>
        <w:spacing w:after="240"/>
        <w:ind w:firstLine="480"/>
      </w:pPr>
      <w:r w:rsidRPr="001957DE">
        <w:t>这套系统的核心是基于可变参数的</w:t>
      </w:r>
      <w:r w:rsidRPr="001957DE">
        <w:rPr>
          <w:rStyle w:val="VerbatimChar"/>
          <w:rFonts w:ascii="Times New Roman" w:hAnsi="Times New Roman" w:cs="Times New Roman"/>
        </w:rPr>
        <w:t>ERROW_CHECK</w:t>
      </w:r>
      <w:r w:rsidRPr="001957DE">
        <w:t>函数宏，可变参数</w:t>
      </w:r>
      <w:r w:rsidRPr="001957DE">
        <w:rPr>
          <w:rStyle w:val="VerbatimChar"/>
          <w:rFonts w:ascii="Times New Roman" w:hAnsi="Times New Roman" w:cs="Times New Roman"/>
        </w:rPr>
        <w:t>##__VA_ARGS__</w:t>
      </w:r>
      <w:r w:rsidRPr="001957DE">
        <w:t>依据情况动态地添加可变参数前面的逗号。其余三条宏都是基于</w:t>
      </w:r>
      <w:r w:rsidRPr="001957DE">
        <w:rPr>
          <w:rStyle w:val="VerbatimChar"/>
          <w:rFonts w:ascii="Times New Roman" w:hAnsi="Times New Roman" w:cs="Times New Roman"/>
        </w:rPr>
        <w:t>ERROW_CHECK</w:t>
      </w:r>
      <w:r w:rsidRPr="001957DE">
        <w:t>的包装</w:t>
      </w:r>
      <w:r w:rsidR="00E624A0" w:rsidRPr="001957DE">
        <w:t>宏</w:t>
      </w:r>
      <w:r w:rsidRPr="001957DE">
        <w:t>。</w:t>
      </w:r>
    </w:p>
    <w:p w14:paraId="5E97D53C" w14:textId="389B6DFA" w:rsidR="00930EE2" w:rsidRPr="001957DE" w:rsidRDefault="005A716F" w:rsidP="006D6E26">
      <w:pPr>
        <w:pStyle w:val="FirstParagraph"/>
        <w:spacing w:after="240"/>
        <w:ind w:firstLine="440"/>
      </w:pPr>
      <w:r w:rsidRPr="001957DE">
        <w:rPr>
          <w:rStyle w:val="VerbatimChar"/>
          <w:rFonts w:ascii="Times New Roman" w:hAnsi="Times New Roman" w:cs="Times New Roman"/>
        </w:rPr>
        <w:t>ERROW_CHECK_TYPE</w:t>
      </w:r>
      <w:r w:rsidRPr="001957DE">
        <w:t>限定了</w:t>
      </w:r>
      <w:r w:rsidRPr="001957DE">
        <w:rPr>
          <w:rStyle w:val="VerbatimChar"/>
          <w:rFonts w:ascii="Times New Roman" w:hAnsi="Times New Roman" w:cs="Times New Roman"/>
        </w:rPr>
        <w:t>func</w:t>
      </w:r>
      <w:r w:rsidRPr="001957DE">
        <w:t>函数中传入参数</w:t>
      </w:r>
      <w:r w:rsidRPr="001957DE">
        <w:rPr>
          <w:rStyle w:val="VerbatimChar"/>
          <w:rFonts w:ascii="Times New Roman" w:hAnsi="Times New Roman" w:cs="Times New Roman"/>
        </w:rPr>
        <w:t>args</w:t>
      </w:r>
      <w:r w:rsidRPr="001957DE">
        <w:t>的第</w:t>
      </w:r>
      <w:r w:rsidRPr="001957DE">
        <w:rPr>
          <w:rStyle w:val="VerbatimChar"/>
          <w:rFonts w:ascii="Times New Roman" w:hAnsi="Times New Roman" w:cs="Times New Roman"/>
        </w:rPr>
        <w:t>index</w:t>
      </w:r>
      <w:r w:rsidRPr="001957DE">
        <w:t>个子对象属性，例如预置的</w:t>
      </w:r>
      <w:r w:rsidRPr="001957DE">
        <w:t xml:space="preserve">lambda </w:t>
      </w:r>
      <w:r w:rsidRPr="001957DE">
        <w:t>函数要求第一个和第二个参数都必须是</w:t>
      </w:r>
      <w:r w:rsidRPr="001957DE">
        <w:t>Q-</w:t>
      </w:r>
      <w:r w:rsidRPr="001957DE">
        <w:t>表达式：</w:t>
      </w:r>
    </w:p>
    <w:p w14:paraId="01DC588F" w14:textId="77777777" w:rsidR="00930EE2" w:rsidRPr="00794BD1" w:rsidRDefault="005A716F" w:rsidP="0066150F">
      <w:pPr>
        <w:pStyle w:val="a9"/>
      </w:pPr>
      <w:r w:rsidRPr="00794BD1">
        <w:rPr>
          <w:rStyle w:val="NormalTok"/>
          <w:rFonts w:ascii="Times New Roman" w:hAnsi="Times New Roman" w:cs="Times New Roman"/>
        </w:rPr>
        <w:t>LObject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built_in_lambda</w:t>
      </w:r>
      <w:r w:rsidRPr="00794BD1">
        <w:rPr>
          <w:rStyle w:val="OperatorTok"/>
          <w:rFonts w:ascii="Times New Roman" w:hAnsi="Times New Roman" w:cs="Times New Roman"/>
        </w:rPr>
        <w:t>(</w:t>
      </w:r>
      <w:r w:rsidRPr="00794BD1">
        <w:rPr>
          <w:rStyle w:val="NormalTok"/>
          <w:rFonts w:ascii="Times New Roman" w:hAnsi="Times New Roman" w:cs="Times New Roman"/>
        </w:rPr>
        <w:t>lenv</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e</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LObject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obj</w:t>
      </w:r>
      <w:r w:rsidRPr="00794BD1">
        <w:rPr>
          <w:rStyle w:val="OperatorTok"/>
          <w:rFonts w:ascii="Times New Roman" w:hAnsi="Times New Roman" w:cs="Times New Roman"/>
        </w:rPr>
        <w:t>)</w:t>
      </w:r>
      <w:r w:rsidRPr="00794BD1">
        <w:br/>
      </w:r>
      <w:r w:rsidRPr="00794BD1">
        <w:rPr>
          <w:rStyle w:val="OperatorTok"/>
          <w:rFonts w:ascii="Times New Roman" w:hAnsi="Times New Roman" w:cs="Times New Roman"/>
        </w:rPr>
        <w:t>{</w:t>
      </w:r>
      <w:r w:rsidRPr="00794BD1">
        <w:br/>
      </w:r>
      <w:r w:rsidRPr="00794BD1">
        <w:rPr>
          <w:rStyle w:val="NormalTok"/>
          <w:rFonts w:ascii="Times New Roman" w:hAnsi="Times New Roman" w:cs="Times New Roman"/>
        </w:rPr>
        <w:t xml:space="preserve">    ERROW_CHECK_TYPE</w:t>
      </w:r>
      <w:r w:rsidRPr="00794BD1">
        <w:rPr>
          <w:rStyle w:val="OperatorTok"/>
          <w:rFonts w:ascii="Times New Roman" w:hAnsi="Times New Roman" w:cs="Times New Roman"/>
        </w:rPr>
        <w:t>(</w:t>
      </w:r>
      <w:r w:rsidRPr="00794BD1">
        <w:rPr>
          <w:rStyle w:val="StringTok"/>
          <w:rFonts w:ascii="Times New Roman" w:hAnsi="Times New Roman" w:cs="Times New Roman"/>
        </w:rPr>
        <w:t>"</w:t>
      </w:r>
      <w:r w:rsidRPr="00794BD1">
        <w:rPr>
          <w:rStyle w:val="SpecialCharTok"/>
          <w:rFonts w:ascii="Times New Roman" w:hAnsi="Times New Roman" w:cs="Times New Roman"/>
        </w:rPr>
        <w:t>\\</w:t>
      </w:r>
      <w:r w:rsidRPr="00794BD1">
        <w:rPr>
          <w:rStyle w:val="StringTok"/>
          <w:rFonts w:ascii="Times New Roman" w:hAnsi="Times New Roman" w:cs="Times New Roman"/>
        </w:rPr>
        <w: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obj</w:t>
      </w:r>
      <w:r w:rsidRPr="00794BD1">
        <w:rPr>
          <w:rStyle w:val="OperatorTok"/>
          <w:rFonts w:ascii="Times New Roman" w:hAnsi="Times New Roman" w:cs="Times New Roman"/>
        </w:rPr>
        <w:t>,</w:t>
      </w:r>
      <w:r w:rsidRPr="00794BD1">
        <w:rPr>
          <w:rStyle w:val="DecValTok"/>
          <w:rFonts w:ascii="Times New Roman" w:hAnsi="Times New Roman" w:cs="Times New Roman"/>
        </w:rPr>
        <w:t>0</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LOBJ_QEXPR</w:t>
      </w:r>
      <w:r w:rsidRPr="00794BD1">
        <w:rPr>
          <w:rStyle w:val="OperatorTok"/>
          <w:rFonts w:ascii="Times New Roman" w:hAnsi="Times New Roman" w:cs="Times New Roman"/>
        </w:rPr>
        <w:t>);</w:t>
      </w:r>
      <w:r w:rsidRPr="00794BD1">
        <w:br/>
      </w:r>
      <w:r w:rsidRPr="00794BD1">
        <w:rPr>
          <w:rStyle w:val="NormalTok"/>
          <w:rFonts w:ascii="Times New Roman" w:hAnsi="Times New Roman" w:cs="Times New Roman"/>
        </w:rPr>
        <w:t xml:space="preserve">    ERROW_CHECK_TYPE</w:t>
      </w:r>
      <w:r w:rsidRPr="00794BD1">
        <w:rPr>
          <w:rStyle w:val="OperatorTok"/>
          <w:rFonts w:ascii="Times New Roman" w:hAnsi="Times New Roman" w:cs="Times New Roman"/>
        </w:rPr>
        <w:t>(</w:t>
      </w:r>
      <w:r w:rsidRPr="00794BD1">
        <w:rPr>
          <w:rStyle w:val="StringTok"/>
          <w:rFonts w:ascii="Times New Roman" w:hAnsi="Times New Roman" w:cs="Times New Roman"/>
        </w:rPr>
        <w:t>"</w:t>
      </w:r>
      <w:r w:rsidRPr="00794BD1">
        <w:rPr>
          <w:rStyle w:val="SpecialCharTok"/>
          <w:rFonts w:ascii="Times New Roman" w:hAnsi="Times New Roman" w:cs="Times New Roman"/>
        </w:rPr>
        <w:t>\\</w:t>
      </w:r>
      <w:r w:rsidRPr="00794BD1">
        <w:rPr>
          <w:rStyle w:val="StringTok"/>
          <w:rFonts w:ascii="Times New Roman" w:hAnsi="Times New Roman" w:cs="Times New Roman"/>
        </w:rPr>
        <w:t>"</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obj</w:t>
      </w:r>
      <w:r w:rsidRPr="00794BD1">
        <w:rPr>
          <w:rStyle w:val="OperatorTok"/>
          <w:rFonts w:ascii="Times New Roman" w:hAnsi="Times New Roman" w:cs="Times New Roman"/>
        </w:rPr>
        <w:t>,</w:t>
      </w:r>
      <w:r w:rsidRPr="00794BD1">
        <w:rPr>
          <w:rStyle w:val="DecValTok"/>
          <w:rFonts w:ascii="Times New Roman" w:hAnsi="Times New Roman" w:cs="Times New Roman"/>
        </w:rPr>
        <w:t>1</w:t>
      </w:r>
      <w:r w:rsidRPr="00794BD1">
        <w:rPr>
          <w:rStyle w:val="OperatorTok"/>
          <w:rFonts w:ascii="Times New Roman" w:hAnsi="Times New Roman" w:cs="Times New Roman"/>
        </w:rPr>
        <w:t>,</w:t>
      </w:r>
      <w:r w:rsidRPr="00794BD1">
        <w:rPr>
          <w:rStyle w:val="NormalTok"/>
          <w:rFonts w:ascii="Times New Roman" w:hAnsi="Times New Roman" w:cs="Times New Roman"/>
        </w:rPr>
        <w:t xml:space="preserve"> LOBJ_QEXPR</w:t>
      </w:r>
      <w:r w:rsidRPr="00794BD1">
        <w:rPr>
          <w:rStyle w:val="OperatorTok"/>
          <w:rFonts w:ascii="Times New Roman" w:hAnsi="Times New Roman" w:cs="Times New Roman"/>
        </w:rPr>
        <w:t>);</w:t>
      </w:r>
    </w:p>
    <w:p w14:paraId="7D3E1FCA" w14:textId="77777777" w:rsidR="00C1754B" w:rsidRPr="001957DE" w:rsidRDefault="00C1754B" w:rsidP="002A64AF">
      <w:pPr>
        <w:pStyle w:val="FirstParagraph"/>
        <w:spacing w:after="240"/>
        <w:ind w:firstLine="440"/>
        <w:rPr>
          <w:rStyle w:val="VerbatimChar"/>
          <w:rFonts w:ascii="Times New Roman" w:hAnsi="Times New Roman" w:cs="Times New Roman"/>
        </w:rPr>
      </w:pPr>
      <w:bookmarkStart w:id="578" w:name="OLE_LINK106"/>
      <w:bookmarkStart w:id="579" w:name="OLE_LINK107"/>
    </w:p>
    <w:p w14:paraId="53569147" w14:textId="77777777" w:rsidR="00930EE2" w:rsidRPr="001957DE" w:rsidRDefault="005A716F" w:rsidP="002A64AF">
      <w:pPr>
        <w:pStyle w:val="FirstParagraph"/>
        <w:spacing w:after="240"/>
        <w:ind w:firstLine="440"/>
      </w:pPr>
      <w:r w:rsidRPr="001957DE">
        <w:rPr>
          <w:rStyle w:val="VerbatimChar"/>
          <w:rFonts w:ascii="Times New Roman" w:hAnsi="Times New Roman" w:cs="Times New Roman"/>
        </w:rPr>
        <w:t>ERROW_CHECK_NUM</w:t>
      </w:r>
      <w:r w:rsidRPr="001957DE">
        <w:t>限定了</w:t>
      </w:r>
      <w:r w:rsidRPr="001957DE">
        <w:rPr>
          <w:rStyle w:val="VerbatimChar"/>
          <w:rFonts w:ascii="Times New Roman" w:hAnsi="Times New Roman" w:cs="Times New Roman"/>
        </w:rPr>
        <w:t>func</w:t>
      </w:r>
      <w:r w:rsidRPr="001957DE">
        <w:t>函数中传入参数</w:t>
      </w:r>
      <w:r w:rsidRPr="001957DE">
        <w:rPr>
          <w:rStyle w:val="VerbatimChar"/>
          <w:rFonts w:ascii="Times New Roman" w:hAnsi="Times New Roman" w:cs="Times New Roman"/>
        </w:rPr>
        <w:t>args</w:t>
      </w:r>
      <w:r w:rsidRPr="001957DE">
        <w:t>的第</w:t>
      </w:r>
      <w:r w:rsidRPr="001957DE">
        <w:rPr>
          <w:rStyle w:val="VerbatimChar"/>
          <w:rFonts w:ascii="Times New Roman" w:hAnsi="Times New Roman" w:cs="Times New Roman"/>
        </w:rPr>
        <w:t>index</w:t>
      </w:r>
      <w:r w:rsidRPr="001957DE">
        <w:t>个子对象属性，例如预置</w:t>
      </w:r>
      <w:r w:rsidRPr="001957DE">
        <w:t xml:space="preserve">lambda </w:t>
      </w:r>
      <w:r w:rsidRPr="001957DE">
        <w:t>函数要求</w:t>
      </w:r>
      <w:r w:rsidR="00347654" w:rsidRPr="001957DE">
        <w:t>仅允许传入两个参数</w:t>
      </w:r>
      <w:r w:rsidRPr="001957DE">
        <w:t>：</w:t>
      </w:r>
    </w:p>
    <w:p w14:paraId="3B103C2A" w14:textId="77777777" w:rsidR="00C1754B" w:rsidRPr="00794BD1" w:rsidRDefault="00C1754B" w:rsidP="0066150F">
      <w:pPr>
        <w:pStyle w:val="a9"/>
        <w:rPr>
          <w:rStyle w:val="NormalTok"/>
          <w:rFonts w:ascii="Times New Roman" w:hAnsi="Times New Roman" w:cs="Times New Roman"/>
        </w:rPr>
      </w:pPr>
      <w:r w:rsidRPr="00794BD1">
        <w:rPr>
          <w:rStyle w:val="NormalTok"/>
          <w:rFonts w:ascii="Times New Roman" w:hAnsi="Times New Roman" w:cs="Times New Roman"/>
        </w:rPr>
        <w:t>LObject</w:t>
      </w:r>
      <w:r w:rsidRPr="00794BD1">
        <w:rPr>
          <w:rStyle w:val="NormalTok"/>
          <w:rFonts w:ascii="Times New Roman" w:hAnsi="Times New Roman" w:cs="Times New Roman"/>
          <w:color w:val="595959" w:themeColor="text1" w:themeTint="A6"/>
        </w:rPr>
        <w:t>*</w:t>
      </w:r>
      <w:r w:rsidRPr="00794BD1">
        <w:rPr>
          <w:rStyle w:val="NormalTok"/>
          <w:rFonts w:ascii="Times New Roman" w:hAnsi="Times New Roman" w:cs="Times New Roman"/>
        </w:rPr>
        <w:t xml:space="preserve"> built_in_lambda(lenv* e, LObject* obj){</w:t>
      </w:r>
    </w:p>
    <w:p w14:paraId="78E0FC42" w14:textId="77777777" w:rsidR="00347654" w:rsidRPr="00794BD1" w:rsidRDefault="00C1754B" w:rsidP="0066150F">
      <w:pPr>
        <w:pStyle w:val="a9"/>
        <w:rPr>
          <w:rStyle w:val="NormalTok"/>
          <w:rFonts w:ascii="Times New Roman" w:hAnsi="Times New Roman" w:cs="Times New Roman"/>
        </w:rPr>
      </w:pPr>
      <w:r w:rsidRPr="00794BD1">
        <w:rPr>
          <w:rStyle w:val="NormalTok"/>
          <w:rFonts w:ascii="Times New Roman" w:hAnsi="Times New Roman" w:cs="Times New Roman"/>
        </w:rPr>
        <w:t>ERROW_CHECK_NUM(</w:t>
      </w:r>
      <w:r w:rsidRPr="00794BD1">
        <w:rPr>
          <w:rStyle w:val="NormalTok"/>
          <w:rFonts w:ascii="Times New Roman" w:hAnsi="Times New Roman" w:cs="Times New Roman"/>
          <w:color w:val="365F91" w:themeColor="accent1" w:themeShade="BF"/>
        </w:rPr>
        <w:t>"\\"</w:t>
      </w:r>
      <w:r w:rsidRPr="00794BD1">
        <w:rPr>
          <w:rStyle w:val="NormalTok"/>
          <w:rFonts w:ascii="Times New Roman" w:hAnsi="Times New Roman" w:cs="Times New Roman"/>
        </w:rPr>
        <w:t xml:space="preserve">, obj, </w:t>
      </w:r>
      <w:r w:rsidRPr="00794BD1">
        <w:rPr>
          <w:rStyle w:val="NormalTok"/>
          <w:rFonts w:ascii="Times New Roman" w:hAnsi="Times New Roman" w:cs="Times New Roman"/>
          <w:color w:val="006F20"/>
        </w:rPr>
        <w:t>2</w:t>
      </w:r>
      <w:r w:rsidRPr="00794BD1">
        <w:rPr>
          <w:rStyle w:val="NormalTok"/>
          <w:rFonts w:ascii="Times New Roman" w:hAnsi="Times New Roman" w:cs="Times New Roman"/>
        </w:rPr>
        <w:t>);</w:t>
      </w:r>
    </w:p>
    <w:p w14:paraId="6A3A6A7B" w14:textId="77777777" w:rsidR="00E624A0" w:rsidRPr="00794BD1" w:rsidRDefault="00347654" w:rsidP="0066150F">
      <w:pPr>
        <w:pStyle w:val="a9"/>
        <w:rPr>
          <w:rStyle w:val="NormalTok"/>
          <w:rFonts w:ascii="Times New Roman" w:hAnsi="Times New Roman" w:cs="Times New Roman"/>
        </w:rPr>
      </w:pPr>
      <w:r w:rsidRPr="00794BD1">
        <w:rPr>
          <w:rStyle w:val="NormalTok"/>
          <w:rFonts w:ascii="Times New Roman" w:hAnsi="Times New Roman" w:cs="Times New Roman"/>
        </w:rPr>
        <w:t>……</w:t>
      </w:r>
    </w:p>
    <w:bookmarkEnd w:id="578"/>
    <w:bookmarkEnd w:id="579"/>
    <w:p w14:paraId="3DF6072C" w14:textId="77777777" w:rsidR="00E624A0" w:rsidRPr="001957DE" w:rsidRDefault="00E624A0" w:rsidP="002A64AF">
      <w:pPr>
        <w:pStyle w:val="FirstParagraph"/>
        <w:spacing w:after="240"/>
        <w:ind w:firstLine="440"/>
      </w:pPr>
      <w:r w:rsidRPr="001957DE">
        <w:rPr>
          <w:rStyle w:val="VerbatimChar"/>
          <w:rFonts w:ascii="Times New Roman" w:hAnsi="Times New Roman" w:cs="Times New Roman"/>
        </w:rPr>
        <w:t>ERROW_CHECK</w:t>
      </w:r>
      <w:r w:rsidR="00347654" w:rsidRPr="001957DE">
        <w:rPr>
          <w:rStyle w:val="VerbatimChar"/>
          <w:rFonts w:ascii="Times New Roman" w:hAnsi="Times New Roman" w:cs="Times New Roman"/>
        </w:rPr>
        <w:t>_NOT_EMPTY</w:t>
      </w:r>
      <w:r w:rsidRPr="001957DE">
        <w:t>限定了</w:t>
      </w:r>
      <w:r w:rsidRPr="001957DE">
        <w:rPr>
          <w:rStyle w:val="VerbatimChar"/>
          <w:rFonts w:ascii="Times New Roman" w:hAnsi="Times New Roman" w:cs="Times New Roman"/>
        </w:rPr>
        <w:t>func</w:t>
      </w:r>
      <w:r w:rsidRPr="001957DE">
        <w:t>函数中传入参数</w:t>
      </w:r>
      <w:r w:rsidRPr="001957DE">
        <w:rPr>
          <w:rStyle w:val="VerbatimChar"/>
          <w:rFonts w:ascii="Times New Roman" w:hAnsi="Times New Roman" w:cs="Times New Roman"/>
        </w:rPr>
        <w:t>args</w:t>
      </w:r>
      <w:r w:rsidR="00347654" w:rsidRPr="001957DE">
        <w:t>个数不能为空</w:t>
      </w:r>
      <w:r w:rsidRPr="001957DE">
        <w:t>：</w:t>
      </w:r>
    </w:p>
    <w:p w14:paraId="227DF6FB" w14:textId="77777777" w:rsidR="00347654" w:rsidRPr="00794BD1" w:rsidRDefault="00347654" w:rsidP="0066150F">
      <w:pPr>
        <w:pStyle w:val="a9"/>
      </w:pPr>
      <w:r w:rsidRPr="00794BD1">
        <w:t>LObject</w:t>
      </w:r>
      <w:r w:rsidRPr="00794BD1">
        <w:rPr>
          <w:color w:val="595959" w:themeColor="text1" w:themeTint="A6"/>
        </w:rPr>
        <w:t>*</w:t>
      </w:r>
      <w:r w:rsidRPr="00794BD1">
        <w:t xml:space="preserve"> built_in_head(lenv* e, LObject* obj){</w:t>
      </w:r>
    </w:p>
    <w:p w14:paraId="5578C669" w14:textId="77777777" w:rsidR="00347654" w:rsidRPr="00794BD1" w:rsidRDefault="00347654" w:rsidP="0066150F">
      <w:pPr>
        <w:pStyle w:val="a9"/>
      </w:pPr>
      <w:r w:rsidRPr="00794BD1">
        <w:t>ERROW_CHECK</w:t>
      </w:r>
      <w:bookmarkStart w:id="580" w:name="OLE_LINK108"/>
      <w:bookmarkStart w:id="581" w:name="OLE_LINK109"/>
      <w:r w:rsidRPr="00794BD1">
        <w:t>_NOT_EMPTY</w:t>
      </w:r>
      <w:bookmarkEnd w:id="580"/>
      <w:bookmarkEnd w:id="581"/>
      <w:r w:rsidRPr="00794BD1">
        <w:t>(</w:t>
      </w:r>
      <w:r w:rsidRPr="00794BD1">
        <w:rPr>
          <w:color w:val="0070C0"/>
        </w:rPr>
        <w:t>"head"</w:t>
      </w:r>
      <w:r w:rsidRPr="00794BD1">
        <w:t>, obj,</w:t>
      </w:r>
      <w:r w:rsidRPr="00794BD1">
        <w:rPr>
          <w:color w:val="006F20"/>
        </w:rPr>
        <w:t xml:space="preserve"> 0</w:t>
      </w:r>
      <w:r w:rsidRPr="00794BD1">
        <w:t>);</w:t>
      </w:r>
    </w:p>
    <w:p w14:paraId="15609213" w14:textId="77777777" w:rsidR="00E624A0" w:rsidRPr="00794BD1" w:rsidRDefault="00347654" w:rsidP="0066150F">
      <w:pPr>
        <w:pStyle w:val="a9"/>
        <w:rPr>
          <w:lang w:eastAsia="zh-CN"/>
        </w:rPr>
      </w:pPr>
      <w:r w:rsidRPr="00794BD1">
        <w:rPr>
          <w:lang w:eastAsia="zh-CN"/>
        </w:rPr>
        <w:t>……</w:t>
      </w:r>
    </w:p>
    <w:p w14:paraId="40C6FD2E" w14:textId="77777777" w:rsidR="007D2598" w:rsidRPr="001957DE" w:rsidRDefault="007D2598" w:rsidP="002A64AF">
      <w:pPr>
        <w:pStyle w:val="FirstParagraph"/>
        <w:spacing w:after="240"/>
        <w:ind w:firstLine="480"/>
      </w:pPr>
      <w:r w:rsidRPr="001957DE">
        <w:t>这套系统能有效地在运行期处理语义异常</w:t>
      </w:r>
      <w:r w:rsidR="00DB7657" w:rsidRPr="001957DE">
        <w:t>，防止因为语义错误导致</w:t>
      </w:r>
      <w:r w:rsidR="00BB5092" w:rsidRPr="001957DE">
        <w:t>的</w:t>
      </w:r>
      <w:r w:rsidR="00DB7657" w:rsidRPr="001957DE">
        <w:t>程序崩溃。</w:t>
      </w:r>
    </w:p>
    <w:p w14:paraId="2CEB95A5" w14:textId="77777777" w:rsidR="007D2598" w:rsidRPr="00182CC9" w:rsidRDefault="007D2598" w:rsidP="00942B94">
      <w:pPr>
        <w:pStyle w:val="90"/>
        <w:ind w:left="480"/>
      </w:pPr>
      <w:r w:rsidRPr="00182CC9">
        <w:rPr>
          <w:color w:val="00FF00"/>
        </w:rPr>
        <w:t>Lachesis &gt;</w:t>
      </w:r>
      <w:r w:rsidRPr="00182CC9">
        <w:t>head {1 2 3} {2 3 4}</w:t>
      </w:r>
    </w:p>
    <w:p w14:paraId="64D89CCD" w14:textId="77777777" w:rsidR="007D2598" w:rsidRPr="00182CC9" w:rsidRDefault="007D2598" w:rsidP="00942B94">
      <w:pPr>
        <w:pStyle w:val="90"/>
        <w:ind w:left="480"/>
      </w:pPr>
      <w:r w:rsidRPr="00182CC9">
        <w:t>Error: Function 'head' passed incorrect number of argument.</w:t>
      </w:r>
    </w:p>
    <w:p w14:paraId="650457B6" w14:textId="77777777" w:rsidR="000E7074" w:rsidRPr="00182CC9" w:rsidRDefault="007D2598" w:rsidP="00942B94">
      <w:pPr>
        <w:pStyle w:val="90"/>
        <w:ind w:left="480"/>
      </w:pPr>
      <w:r w:rsidRPr="00182CC9">
        <w:t>Got 2, Expect 1</w:t>
      </w:r>
    </w:p>
    <w:p w14:paraId="72A5C8E4" w14:textId="77777777" w:rsidR="000E7074" w:rsidRPr="00182CC9" w:rsidRDefault="000E7074" w:rsidP="00942B94">
      <w:pPr>
        <w:pStyle w:val="90"/>
        <w:ind w:left="480"/>
      </w:pPr>
    </w:p>
    <w:p w14:paraId="5D18C29F" w14:textId="77777777" w:rsidR="007D2598" w:rsidRPr="00182CC9" w:rsidRDefault="007D2598" w:rsidP="00942B94">
      <w:pPr>
        <w:pStyle w:val="90"/>
        <w:ind w:left="480"/>
      </w:pPr>
      <w:r w:rsidRPr="00182CC9">
        <w:rPr>
          <w:color w:val="00FF00"/>
        </w:rPr>
        <w:t>Lachesis &gt;</w:t>
      </w:r>
      <w:r w:rsidRPr="00182CC9">
        <w:t xml:space="preserve"> head [+ 1 2]</w:t>
      </w:r>
    </w:p>
    <w:p w14:paraId="19EF27E7" w14:textId="77777777" w:rsidR="007D2598" w:rsidRPr="00182CC9" w:rsidRDefault="007D2598" w:rsidP="00942B94">
      <w:pPr>
        <w:pStyle w:val="90"/>
        <w:ind w:left="480"/>
      </w:pPr>
      <w:r w:rsidRPr="00182CC9">
        <w:t>Error: function 'head' passed incorrect type for argument 0.</w:t>
      </w:r>
    </w:p>
    <w:p w14:paraId="06DA901B" w14:textId="77777777" w:rsidR="000E7074" w:rsidRPr="00182CC9" w:rsidRDefault="007D2598" w:rsidP="00942B94">
      <w:pPr>
        <w:pStyle w:val="90"/>
        <w:ind w:left="480"/>
      </w:pPr>
      <w:r w:rsidRPr="00182CC9">
        <w:t>Got Number, Expect Q-expression.</w:t>
      </w:r>
    </w:p>
    <w:p w14:paraId="09D6FE5B" w14:textId="77777777" w:rsidR="007D2598" w:rsidRPr="00182CC9" w:rsidRDefault="007D2598" w:rsidP="00942B94">
      <w:pPr>
        <w:pStyle w:val="90"/>
        <w:ind w:left="480"/>
      </w:pPr>
    </w:p>
    <w:p w14:paraId="17E8926C" w14:textId="77777777" w:rsidR="007D2598" w:rsidRPr="00182CC9" w:rsidRDefault="007D2598" w:rsidP="00942B94">
      <w:pPr>
        <w:pStyle w:val="90"/>
        <w:ind w:left="480"/>
      </w:pPr>
      <w:r w:rsidRPr="00182CC9">
        <w:t>Lachesis &gt; head {}</w:t>
      </w:r>
    </w:p>
    <w:p w14:paraId="5045F6E6" w14:textId="77777777" w:rsidR="007D2598" w:rsidRPr="00182CC9" w:rsidRDefault="007D2598" w:rsidP="00942B94">
      <w:pPr>
        <w:pStyle w:val="90"/>
        <w:ind w:left="480"/>
      </w:pPr>
      <w:r w:rsidRPr="00182CC9">
        <w:t>Error: Function 'head' passed {} for argument 0.</w:t>
      </w:r>
    </w:p>
    <w:p w14:paraId="6B05A6BB" w14:textId="31DF5267" w:rsidR="00347654" w:rsidRPr="001957DE" w:rsidRDefault="00DB7657" w:rsidP="008F3094">
      <w:pPr>
        <w:pStyle w:val="aff"/>
      </w:pPr>
      <w:r w:rsidRPr="00B77F41">
        <w:rPr>
          <w:rFonts w:hint="eastAsia"/>
          <w:b/>
        </w:rPr>
        <w:t>图</w:t>
      </w:r>
      <w:r w:rsidRPr="00B77F41">
        <w:rPr>
          <w:b/>
        </w:rPr>
        <w:t>1</w:t>
      </w:r>
      <w:r w:rsidR="00ED2E2B">
        <w:rPr>
          <w:b/>
        </w:rPr>
        <w:t>5</w:t>
      </w:r>
      <w:r w:rsidRPr="00B77F41">
        <w:t xml:space="preserve"> </w:t>
      </w:r>
      <w:r w:rsidRPr="00B77F41">
        <w:rPr>
          <w:rFonts w:hint="eastAsia"/>
        </w:rPr>
        <w:t>异常处理</w:t>
      </w:r>
    </w:p>
    <w:p w14:paraId="52DA3377" w14:textId="77777777" w:rsidR="00930EE2" w:rsidRPr="001957DE" w:rsidRDefault="005A716F" w:rsidP="00D846E7">
      <w:pPr>
        <w:pStyle w:val="2"/>
        <w:spacing w:after="240"/>
        <w:rPr>
          <w:rFonts w:cs="Times New Roman"/>
        </w:rPr>
      </w:pPr>
      <w:bookmarkStart w:id="582" w:name="_Toc104020940"/>
      <w:bookmarkStart w:id="583" w:name="动态调试器模式"/>
      <w:bookmarkEnd w:id="575"/>
      <w:r w:rsidRPr="001957DE">
        <w:rPr>
          <w:rFonts w:cs="Times New Roman"/>
        </w:rPr>
        <w:t>动态调试器模式</w:t>
      </w:r>
      <w:bookmarkEnd w:id="582"/>
    </w:p>
    <w:p w14:paraId="17F54CDA" w14:textId="77777777" w:rsidR="005B2717" w:rsidRPr="001957DE" w:rsidRDefault="00F860B4" w:rsidP="00674B62">
      <w:pPr>
        <w:pStyle w:val="FirstParagraph"/>
        <w:spacing w:after="240"/>
        <w:ind w:firstLine="480"/>
      </w:pPr>
      <w:r w:rsidRPr="001957DE">
        <w:t>为了更好地</w:t>
      </w:r>
      <w:r w:rsidR="005B2717" w:rsidRPr="001957DE">
        <w:t>在开发过程中</w:t>
      </w:r>
      <w:r w:rsidRPr="001957DE">
        <w:t>检查可能出现的各种问题，特别是内存</w:t>
      </w:r>
      <w:r w:rsidR="005B2717" w:rsidRPr="001957DE">
        <w:t>错误，</w:t>
      </w:r>
      <w:r w:rsidR="005B2717" w:rsidRPr="001957DE">
        <w:t>lac</w:t>
      </w:r>
      <w:r w:rsidR="005B2717" w:rsidRPr="001957DE">
        <w:t>解释器钟设计了一个动态调试器模式。</w:t>
      </w:r>
    </w:p>
    <w:p w14:paraId="3891FAE6" w14:textId="77777777" w:rsidR="005B2717" w:rsidRPr="001957DE" w:rsidRDefault="005B2717" w:rsidP="00674B62">
      <w:pPr>
        <w:pStyle w:val="FirstParagraph"/>
        <w:spacing w:after="240"/>
        <w:ind w:firstLine="480"/>
        <w:rPr>
          <w:rPrChange w:id="584" w:author="ZHANG" w:date="2022-05-04T16:49:00Z">
            <w:rPr>
              <w:rFonts w:ascii="Consolas" w:hAnsi="Consolas" w:cs="Consolas"/>
            </w:rPr>
          </w:rPrChange>
        </w:rPr>
      </w:pPr>
      <w:r w:rsidRPr="001957DE">
        <w:t>动态调试器模式通过命令行参数</w:t>
      </w:r>
      <w:bookmarkStart w:id="585" w:name="OLE_LINK148"/>
      <w:bookmarkStart w:id="586" w:name="OLE_LINK149"/>
      <w:r w:rsidRPr="001957DE">
        <w:rPr>
          <w:rPrChange w:id="587" w:author="ZHANG" w:date="2022-05-04T16:49:00Z">
            <w:rPr>
              <w:rFonts w:ascii="Consolas" w:hAnsi="Consolas" w:cs="Consolas"/>
            </w:rPr>
          </w:rPrChange>
        </w:rPr>
        <w:t>-g</w:t>
      </w:r>
      <w:bookmarkEnd w:id="585"/>
      <w:bookmarkEnd w:id="586"/>
      <w:r w:rsidRPr="001957DE">
        <w:rPr>
          <w:rFonts w:hint="eastAsia"/>
          <w:rPrChange w:id="588" w:author="ZHANG" w:date="2022-05-04T16:49:00Z">
            <w:rPr>
              <w:rFonts w:ascii="Consolas" w:hAnsi="Consolas" w:cs="Consolas" w:hint="eastAsia"/>
            </w:rPr>
          </w:rPrChange>
        </w:rPr>
        <w:t>传入，如下：</w:t>
      </w:r>
    </w:p>
    <w:p w14:paraId="535309C4" w14:textId="77777777" w:rsidR="005B2717" w:rsidRPr="00182CC9" w:rsidRDefault="005B2717" w:rsidP="00942B94">
      <w:pPr>
        <w:pStyle w:val="90"/>
        <w:ind w:left="480"/>
        <w:rPr>
          <w:color w:val="FFFFFF"/>
        </w:rPr>
      </w:pPr>
      <w:bookmarkStart w:id="589" w:name="OLE_LINK146"/>
      <w:bookmarkStart w:id="590" w:name="OLE_LINK147"/>
      <w:r w:rsidRPr="00182CC9">
        <w:rPr>
          <w:rFonts w:ascii="Segoe UI Symbol" w:hAnsi="Segoe UI Symbol" w:cs="Segoe UI Symbol"/>
          <w:color w:val="58FF82"/>
        </w:rPr>
        <w:t>➜</w:t>
      </w:r>
      <w:r w:rsidRPr="00182CC9">
        <w:t>build_Lachesis</w:t>
      </w:r>
      <w:r w:rsidRPr="00182CC9">
        <w:rPr>
          <w:color w:val="CEA3FF"/>
        </w:rPr>
        <w:t>git:(</w:t>
      </w:r>
      <w:r w:rsidRPr="00182CC9">
        <w:rPr>
          <w:color w:val="FC6A65"/>
        </w:rPr>
        <w:t>master</w:t>
      </w:r>
      <w:r w:rsidRPr="00182CC9">
        <w:rPr>
          <w:color w:val="CEA3FF"/>
        </w:rPr>
        <w:t xml:space="preserve">) </w:t>
      </w:r>
      <w:r w:rsidRPr="00182CC9">
        <w:rPr>
          <w:rFonts w:ascii="Segoe UI Symbol" w:hAnsi="Segoe UI Symbol" w:cs="Segoe UI Symbol"/>
          <w:color w:val="F5FD98"/>
        </w:rPr>
        <w:t>✗</w:t>
      </w:r>
      <w:r w:rsidRPr="00182CC9">
        <w:rPr>
          <w:color w:val="58FF82"/>
        </w:rPr>
        <w:t>lac</w:t>
      </w:r>
      <w:r w:rsidRPr="00182CC9">
        <w:rPr>
          <w:color w:val="FFFFFF"/>
        </w:rPr>
        <w:t xml:space="preserve"> -g</w:t>
      </w:r>
    </w:p>
    <w:bookmarkEnd w:id="589"/>
    <w:bookmarkEnd w:id="590"/>
    <w:p w14:paraId="33AA9798" w14:textId="77777777" w:rsidR="005B2717" w:rsidRPr="001957DE" w:rsidRDefault="005B2717" w:rsidP="00674B62">
      <w:pPr>
        <w:pStyle w:val="FirstParagraph"/>
        <w:spacing w:after="240"/>
        <w:ind w:firstLine="480"/>
        <w:rPr>
          <w:rPrChange w:id="591" w:author="ZHANG" w:date="2022-05-04T16:49:00Z">
            <w:rPr>
              <w:rFonts w:ascii="Consolas" w:hAnsi="Consolas" w:cs="Consolas"/>
            </w:rPr>
          </w:rPrChange>
        </w:rPr>
      </w:pPr>
      <w:r w:rsidRPr="001957DE">
        <w:t>在</w:t>
      </w:r>
      <w:r w:rsidRPr="001957DE">
        <w:rPr>
          <w:rPrChange w:id="592" w:author="ZHANG" w:date="2022-05-04T16:49:00Z">
            <w:rPr>
              <w:rFonts w:ascii="Consolas" w:hAnsi="Consolas" w:cs="Consolas"/>
            </w:rPr>
          </w:rPrChange>
        </w:rPr>
        <w:t>check_commandline_argument()</w:t>
      </w:r>
      <w:r w:rsidRPr="001957DE">
        <w:rPr>
          <w:rFonts w:hint="eastAsia"/>
          <w:rPrChange w:id="593" w:author="ZHANG" w:date="2022-05-04T16:49:00Z">
            <w:rPr>
              <w:rFonts w:ascii="Consolas" w:hAnsi="Consolas" w:cs="Consolas" w:hint="eastAsia"/>
            </w:rPr>
          </w:rPrChange>
        </w:rPr>
        <w:t>函数中会</w:t>
      </w:r>
      <w:r w:rsidR="009C0BD8" w:rsidRPr="001957DE">
        <w:rPr>
          <w:rFonts w:hint="eastAsia"/>
          <w:rPrChange w:id="594" w:author="ZHANG" w:date="2022-05-04T16:49:00Z">
            <w:rPr>
              <w:rFonts w:ascii="Consolas" w:hAnsi="Consolas" w:cs="Consolas" w:hint="eastAsia"/>
            </w:rPr>
          </w:rPrChange>
        </w:rPr>
        <w:t>捕获</w:t>
      </w:r>
      <w:r w:rsidRPr="001957DE">
        <w:rPr>
          <w:rFonts w:hint="eastAsia"/>
          <w:rPrChange w:id="595" w:author="ZHANG" w:date="2022-05-04T16:49:00Z">
            <w:rPr>
              <w:rFonts w:ascii="Consolas" w:hAnsi="Consolas" w:cs="Consolas" w:hint="eastAsia"/>
            </w:rPr>
          </w:rPrChange>
        </w:rPr>
        <w:t>传入的所有</w:t>
      </w:r>
      <w:r w:rsidR="009C0BD8" w:rsidRPr="001957DE">
        <w:rPr>
          <w:rFonts w:hint="eastAsia"/>
          <w:rPrChange w:id="596" w:author="ZHANG" w:date="2022-05-04T16:49:00Z">
            <w:rPr>
              <w:rFonts w:ascii="Consolas" w:hAnsi="Consolas" w:cs="Consolas" w:hint="eastAsia"/>
            </w:rPr>
          </w:rPrChange>
        </w:rPr>
        <w:t>参数并进行处理，当检测到</w:t>
      </w:r>
      <w:r w:rsidR="009C0BD8" w:rsidRPr="001957DE">
        <w:rPr>
          <w:rPrChange w:id="597" w:author="ZHANG" w:date="2022-05-04T16:49:00Z">
            <w:rPr>
              <w:rFonts w:ascii="Consolas" w:hAnsi="Consolas" w:cs="Consolas"/>
            </w:rPr>
          </w:rPrChange>
        </w:rPr>
        <w:t>-g</w:t>
      </w:r>
      <w:r w:rsidR="009C0BD8" w:rsidRPr="001957DE">
        <w:rPr>
          <w:rFonts w:hint="eastAsia"/>
          <w:rPrChange w:id="598" w:author="ZHANG" w:date="2022-05-04T16:49:00Z">
            <w:rPr>
              <w:rFonts w:ascii="Consolas" w:hAnsi="Consolas" w:cs="Consolas" w:hint="eastAsia"/>
            </w:rPr>
          </w:rPrChange>
        </w:rPr>
        <w:t>参数时，会首先激活</w:t>
      </w:r>
      <w:bookmarkStart w:id="599" w:name="OLE_LINK152"/>
      <w:bookmarkStart w:id="600" w:name="OLE_LINK153"/>
      <w:r w:rsidR="009C0BD8" w:rsidRPr="001957DE">
        <w:rPr>
          <w:rPrChange w:id="601" w:author="ZHANG" w:date="2022-05-04T16:49:00Z">
            <w:rPr>
              <w:rFonts w:ascii="Consolas" w:hAnsi="Consolas" w:cs="Consolas"/>
            </w:rPr>
          </w:rPrChange>
        </w:rPr>
        <w:t>_debug_mode</w:t>
      </w:r>
      <w:bookmarkEnd w:id="599"/>
      <w:bookmarkEnd w:id="600"/>
      <w:r w:rsidR="009C0BD8" w:rsidRPr="001957DE">
        <w:rPr>
          <w:rFonts w:hint="eastAsia"/>
          <w:rPrChange w:id="602" w:author="ZHANG" w:date="2022-05-04T16:49:00Z">
            <w:rPr>
              <w:rFonts w:ascii="Consolas" w:hAnsi="Consolas" w:cs="Consolas" w:hint="eastAsia"/>
            </w:rPr>
          </w:rPrChange>
        </w:rPr>
        <w:t>这个全局变量，然后将一些基本运行时信息写入日志文件。</w:t>
      </w:r>
    </w:p>
    <w:p w14:paraId="32867192" w14:textId="77777777" w:rsidR="00F860B4" w:rsidRPr="00794BD1" w:rsidRDefault="00F860B4" w:rsidP="0066150F">
      <w:pPr>
        <w:pStyle w:val="a9"/>
        <w:rPr>
          <w:lang w:eastAsia="zh-CN"/>
        </w:rPr>
      </w:pPr>
      <w:r w:rsidRPr="00794BD1">
        <w:rPr>
          <w:lang w:eastAsia="zh-CN"/>
        </w:rPr>
        <w:t>if (argv[i][1] == 'g'){</w:t>
      </w:r>
    </w:p>
    <w:p w14:paraId="6ABFAF39" w14:textId="64CBC8E1" w:rsidR="00F860B4" w:rsidRPr="00794BD1" w:rsidRDefault="00F860B4" w:rsidP="0066150F">
      <w:pPr>
        <w:pStyle w:val="a9"/>
        <w:rPr>
          <w:lang w:eastAsia="zh-CN"/>
        </w:rPr>
      </w:pPr>
      <w:bookmarkStart w:id="603" w:name="OLE_LINK150"/>
      <w:bookmarkStart w:id="604" w:name="OLE_LINK151"/>
      <w:r w:rsidRPr="00794BD1">
        <w:rPr>
          <w:lang w:eastAsia="zh-CN"/>
        </w:rPr>
        <w:t>_debug_mode</w:t>
      </w:r>
      <w:bookmarkEnd w:id="603"/>
      <w:bookmarkEnd w:id="604"/>
      <w:r w:rsidRPr="00794BD1">
        <w:rPr>
          <w:lang w:eastAsia="zh-CN"/>
        </w:rPr>
        <w:t xml:space="preserve"> = true;</w:t>
      </w:r>
    </w:p>
    <w:p w14:paraId="56B21EF5" w14:textId="77777777" w:rsidR="00F860B4" w:rsidRPr="00794BD1" w:rsidRDefault="00F860B4" w:rsidP="0066150F">
      <w:pPr>
        <w:pStyle w:val="a9"/>
        <w:rPr>
          <w:lang w:eastAsia="zh-CN"/>
        </w:rPr>
      </w:pPr>
      <w:r w:rsidRPr="00794BD1">
        <w:rPr>
          <w:lang w:eastAsia="zh-CN"/>
        </w:rPr>
        <w:t xml:space="preserve">     save_runtime_info_to_log();</w:t>
      </w:r>
    </w:p>
    <w:p w14:paraId="0A5A8382" w14:textId="77777777" w:rsidR="00F860B4" w:rsidRPr="00794BD1" w:rsidRDefault="00F860B4" w:rsidP="0066150F">
      <w:pPr>
        <w:pStyle w:val="a9"/>
        <w:rPr>
          <w:lang w:eastAsia="zh-CN"/>
        </w:rPr>
      </w:pPr>
      <w:r w:rsidRPr="00794BD1">
        <w:rPr>
          <w:lang w:eastAsia="zh-CN"/>
        </w:rPr>
        <w:t xml:space="preserve">     return_number = 1;</w:t>
      </w:r>
    </w:p>
    <w:p w14:paraId="703D3BFD" w14:textId="10A1238E" w:rsidR="00B05B92" w:rsidRPr="001957DE" w:rsidRDefault="00F860B4">
      <w:pPr>
        <w:pStyle w:val="a9"/>
        <w:pPrChange w:id="605" w:author="Gao chengzhi" w:date="2022-05-04T20:03:00Z">
          <w:pPr>
            <w:pStyle w:val="FirstParagraph"/>
            <w:spacing w:after="240"/>
            <w:ind w:firstLineChars="0" w:firstLine="0"/>
          </w:pPr>
        </w:pPrChange>
      </w:pPr>
      <w:r w:rsidRPr="00794BD1">
        <w:rPr>
          <w:lang w:eastAsia="zh-CN"/>
        </w:rPr>
        <w:t xml:space="preserve">…… </w:t>
      </w:r>
    </w:p>
    <w:p w14:paraId="78334015" w14:textId="77777777" w:rsidR="009C0BD8" w:rsidRPr="001957DE" w:rsidRDefault="009C0BD8" w:rsidP="00674B62">
      <w:pPr>
        <w:pStyle w:val="FirstParagraph"/>
        <w:spacing w:after="240"/>
        <w:ind w:firstLine="480"/>
      </w:pPr>
      <w:r w:rsidRPr="001957DE">
        <w:t>当捕获器</w:t>
      </w:r>
      <w:r w:rsidR="00B05B92" w:rsidRPr="001957DE">
        <w:t>感知到</w:t>
      </w:r>
      <w:r w:rsidR="00B05B92" w:rsidRPr="001957DE">
        <w:t>_debug_mode</w:t>
      </w:r>
      <w:r w:rsidR="00B05B92" w:rsidRPr="001957DE">
        <w:t>开启后会在每次读取抽象语法树时对其进行打印：</w:t>
      </w:r>
    </w:p>
    <w:p w14:paraId="612E6A7A" w14:textId="77777777" w:rsidR="009C0BD8" w:rsidRPr="00794BD1" w:rsidRDefault="009C0BD8" w:rsidP="0066150F">
      <w:pPr>
        <w:pStyle w:val="a9"/>
        <w:rPr>
          <w:lang w:eastAsia="zh-CN"/>
        </w:rPr>
      </w:pPr>
      <w:r w:rsidRPr="00794BD1">
        <w:rPr>
          <w:lang w:eastAsia="zh-CN"/>
        </w:rPr>
        <w:t>if (</w:t>
      </w:r>
      <w:r w:rsidR="00B05B92" w:rsidRPr="00794BD1">
        <w:rPr>
          <w:lang w:eastAsia="zh-CN"/>
        </w:rPr>
        <w:t>_debug_mode</w:t>
      </w:r>
      <w:r w:rsidRPr="00794BD1">
        <w:rPr>
          <w:lang w:eastAsia="zh-CN"/>
        </w:rPr>
        <w:t>)</w:t>
      </w:r>
    </w:p>
    <w:p w14:paraId="4EA75321" w14:textId="1F35A798" w:rsidR="003A2D80" w:rsidRDefault="009C0BD8" w:rsidP="003A2D80">
      <w:pPr>
        <w:pStyle w:val="a9"/>
        <w:rPr>
          <w:lang w:eastAsia="zh-CN"/>
        </w:rPr>
      </w:pPr>
      <w:r w:rsidRPr="00794BD1">
        <w:rPr>
          <w:lang w:eastAsia="zh-CN"/>
        </w:rPr>
        <w:t xml:space="preserve">     mpc_ast_print(raw.output);</w:t>
      </w:r>
    </w:p>
    <w:p w14:paraId="3C6C4734" w14:textId="3F238C10" w:rsidR="00B05B92" w:rsidRPr="00674B62" w:rsidRDefault="004A7320" w:rsidP="003A2D80">
      <w:pPr>
        <w:pStyle w:val="FirstParagraph"/>
        <w:spacing w:after="240"/>
        <w:ind w:firstLine="480"/>
      </w:pPr>
      <w:r>
        <w:rPr>
          <w:noProof/>
        </w:rPr>
        <w:drawing>
          <wp:anchor distT="0" distB="71755" distL="114300" distR="114300" simplePos="0" relativeHeight="251676160" behindDoc="0" locked="0" layoutInCell="1" allowOverlap="1" wp14:anchorId="56F3A422" wp14:editId="66997977">
            <wp:simplePos x="0" y="0"/>
            <wp:positionH relativeFrom="margin">
              <wp:align>center</wp:align>
            </wp:positionH>
            <wp:positionV relativeFrom="paragraph">
              <wp:posOffset>435610</wp:posOffset>
            </wp:positionV>
            <wp:extent cx="4812030" cy="292481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12030" cy="2924810"/>
                    </a:xfrm>
                    <a:prstGeom prst="rect">
                      <a:avLst/>
                    </a:prstGeom>
                  </pic:spPr>
                </pic:pic>
              </a:graphicData>
            </a:graphic>
            <wp14:sizeRelH relativeFrom="margin">
              <wp14:pctWidth>0</wp14:pctWidth>
            </wp14:sizeRelH>
            <wp14:sizeRelV relativeFrom="margin">
              <wp14:pctHeight>0</wp14:pctHeight>
            </wp14:sizeRelV>
          </wp:anchor>
        </w:drawing>
      </w:r>
      <w:r w:rsidR="00B05B92" w:rsidRPr="001957DE">
        <w:t>打印效果如下：</w:t>
      </w:r>
    </w:p>
    <w:p w14:paraId="422CCD2B" w14:textId="48EDC34D" w:rsidR="00B05B92" w:rsidRPr="00B77F41" w:rsidRDefault="00B05B92" w:rsidP="00B77F41">
      <w:pPr>
        <w:pStyle w:val="aff"/>
      </w:pPr>
      <w:r w:rsidRPr="00B77F41">
        <w:rPr>
          <w:rFonts w:hint="eastAsia"/>
          <w:b/>
        </w:rPr>
        <w:t>图</w:t>
      </w:r>
      <w:r w:rsidRPr="00B77F41">
        <w:rPr>
          <w:b/>
        </w:rPr>
        <w:t>1</w:t>
      </w:r>
      <w:r w:rsidR="00ED2E2B">
        <w:rPr>
          <w:b/>
        </w:rPr>
        <w:t>6</w:t>
      </w:r>
      <w:r w:rsidRPr="00B77F41">
        <w:rPr>
          <w:rFonts w:hint="eastAsia"/>
        </w:rPr>
        <w:t>抽象语法树打印效果</w:t>
      </w:r>
    </w:p>
    <w:p w14:paraId="4BC7CF19" w14:textId="4AEB8884" w:rsidR="00DB7657" w:rsidRPr="001957DE" w:rsidRDefault="006D6E26" w:rsidP="00DB7657">
      <w:pPr>
        <w:pStyle w:val="a0"/>
        <w:ind w:firstLine="480"/>
        <w:rPr>
          <w:rFonts w:cs="Times New Roman"/>
          <w:lang w:eastAsia="zh-CN"/>
        </w:rPr>
      </w:pPr>
      <w:ins w:id="606" w:author="ZHANG" w:date="2022-05-04T16:51:00Z">
        <w:r>
          <w:rPr>
            <w:rFonts w:cs="Times New Roman"/>
            <w:noProof/>
            <w:lang w:eastAsia="zh-CN"/>
          </w:rPr>
          <w:drawing>
            <wp:anchor distT="0" distB="36195" distL="114300" distR="114300" simplePos="0" relativeHeight="251674112" behindDoc="0" locked="0" layoutInCell="1" allowOverlap="1" wp14:anchorId="1E3363BA" wp14:editId="28D5A8DE">
              <wp:simplePos x="0" y="0"/>
              <wp:positionH relativeFrom="margin">
                <wp:align>center</wp:align>
              </wp:positionH>
              <wp:positionV relativeFrom="paragraph">
                <wp:posOffset>973187</wp:posOffset>
              </wp:positionV>
              <wp:extent cx="4812030" cy="34036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2030" cy="3403600"/>
                      </a:xfrm>
                      <a:prstGeom prst="rect">
                        <a:avLst/>
                      </a:prstGeom>
                    </pic:spPr>
                  </pic:pic>
                </a:graphicData>
              </a:graphic>
              <wp14:sizeRelH relativeFrom="margin">
                <wp14:pctWidth>0</wp14:pctWidth>
              </wp14:sizeRelH>
              <wp14:sizeRelV relativeFrom="margin">
                <wp14:pctHeight>0</wp14:pctHeight>
              </wp14:sizeRelV>
            </wp:anchor>
          </w:drawing>
        </w:r>
      </w:ins>
      <w:r w:rsidR="00B05B92" w:rsidRPr="001957DE">
        <w:rPr>
          <w:rFonts w:cs="Times New Roman"/>
          <w:lang w:eastAsia="zh-CN"/>
        </w:rPr>
        <w:t>同时各个初始化函数和析构函数被调用时也会将信息写入日志文件，</w:t>
      </w:r>
      <w:r w:rsidR="00CB0DBF" w:rsidRPr="001957DE">
        <w:rPr>
          <w:rFonts w:cs="Times New Roman"/>
          <w:lang w:eastAsia="zh-CN"/>
        </w:rPr>
        <w:t>这有助于我们批量统计哪些容器的内存没有释放。</w:t>
      </w:r>
    </w:p>
    <w:p w14:paraId="4B60E22D" w14:textId="2C7CCDAF" w:rsidR="00930EE2" w:rsidRPr="001957DE" w:rsidDel="001957DE" w:rsidRDefault="00930EE2" w:rsidP="00B77F41">
      <w:pPr>
        <w:pStyle w:val="aff"/>
        <w:ind w:left="240" w:right="240"/>
        <w:rPr>
          <w:del w:id="607" w:author="ZHANG" w:date="2022-05-04T16:51:00Z"/>
        </w:rPr>
      </w:pPr>
    </w:p>
    <w:p w14:paraId="5ED1A7FF" w14:textId="4A6FB2D9" w:rsidR="002D4DFA" w:rsidRDefault="002D4DFA" w:rsidP="00B77F41">
      <w:pPr>
        <w:pStyle w:val="aff"/>
      </w:pPr>
      <w:bookmarkStart w:id="608" w:name="OLE_LINK154"/>
      <w:bookmarkStart w:id="609" w:name="OLE_LINK155"/>
      <w:bookmarkStart w:id="610" w:name="标准库设计"/>
      <w:bookmarkEnd w:id="583"/>
      <w:r w:rsidRPr="00B77F41">
        <w:rPr>
          <w:rFonts w:hint="eastAsia"/>
          <w:b/>
        </w:rPr>
        <w:t>图</w:t>
      </w:r>
      <w:r w:rsidRPr="00B77F41">
        <w:rPr>
          <w:b/>
        </w:rPr>
        <w:t>1</w:t>
      </w:r>
      <w:r w:rsidR="00ED2E2B">
        <w:rPr>
          <w:b/>
        </w:rPr>
        <w:t>7</w:t>
      </w:r>
      <w:r w:rsidR="009F78C1">
        <w:rPr>
          <w:b/>
        </w:rPr>
        <w:t xml:space="preserve"> </w:t>
      </w:r>
      <w:r w:rsidR="00CB0DBF" w:rsidRPr="00B77F41">
        <w:t>output.log</w:t>
      </w:r>
      <w:r w:rsidR="00DB7657" w:rsidRPr="00B77F41">
        <w:t xml:space="preserve"> </w:t>
      </w:r>
      <w:r w:rsidR="00DB7657" w:rsidRPr="00B77F41">
        <w:rPr>
          <w:rFonts w:hint="eastAsia"/>
        </w:rPr>
        <w:t>文件截图</w:t>
      </w:r>
    </w:p>
    <w:p w14:paraId="698B7827" w14:textId="77595BB2" w:rsidR="003A2D80" w:rsidRPr="00B77F41" w:rsidRDefault="003A2D80" w:rsidP="00B77F41">
      <w:pPr>
        <w:pStyle w:val="aff"/>
      </w:pPr>
    </w:p>
    <w:p w14:paraId="2C26BEB3" w14:textId="2CA44C41" w:rsidR="00930EE2" w:rsidRDefault="005A716F" w:rsidP="00D846E7">
      <w:pPr>
        <w:pStyle w:val="2"/>
        <w:spacing w:after="240"/>
        <w:rPr>
          <w:rFonts w:cs="Times New Roman"/>
        </w:rPr>
      </w:pPr>
      <w:bookmarkStart w:id="611" w:name="_Toc104020941"/>
      <w:bookmarkEnd w:id="608"/>
      <w:bookmarkEnd w:id="609"/>
      <w:r w:rsidRPr="001957DE">
        <w:rPr>
          <w:rFonts w:cs="Times New Roman"/>
        </w:rPr>
        <w:t>标准库设计</w:t>
      </w:r>
      <w:bookmarkEnd w:id="611"/>
    </w:p>
    <w:p w14:paraId="3DB14E58" w14:textId="444EF56D" w:rsidR="00A36246" w:rsidRPr="00A36246" w:rsidRDefault="00A36246" w:rsidP="00737B10">
      <w:pPr>
        <w:pStyle w:val="3"/>
      </w:pPr>
      <w:bookmarkStart w:id="612" w:name="_Toc104020942"/>
      <w:r>
        <w:rPr>
          <w:rFonts w:hint="eastAsia"/>
        </w:rPr>
        <w:t>总论</w:t>
      </w:r>
      <w:bookmarkEnd w:id="612"/>
    </w:p>
    <w:p w14:paraId="656EA36E" w14:textId="1A810FAE" w:rsidR="00930EE2" w:rsidRPr="001957DE" w:rsidRDefault="005A716F" w:rsidP="002A64AF">
      <w:pPr>
        <w:pStyle w:val="FirstParagraph"/>
        <w:spacing w:after="240"/>
        <w:ind w:firstLine="480"/>
        <w:rPr>
          <w:rPrChange w:id="613" w:author="ZHANG" w:date="2022-05-04T16:49:00Z">
            <w:rPr>
              <w:rFonts w:ascii="Consolas" w:hAnsi="Consolas" w:cs="Consolas"/>
            </w:rPr>
          </w:rPrChange>
        </w:rPr>
      </w:pPr>
      <w:r w:rsidRPr="001957DE">
        <w:t>编程语言的标准库是</w:t>
      </w:r>
      <w:r w:rsidR="00A36246">
        <w:rPr>
          <w:rFonts w:hint="eastAsia"/>
        </w:rPr>
        <w:t>使用该语言编写的一系列实用方法</w:t>
      </w:r>
      <w:r w:rsidR="009C0BD8" w:rsidRPr="001957DE">
        <w:t>，</w:t>
      </w:r>
      <w:r w:rsidR="00A36246">
        <w:rPr>
          <w:rFonts w:hint="eastAsia"/>
        </w:rPr>
        <w:t>lac</w:t>
      </w:r>
      <w:r w:rsidR="00A36246">
        <w:t xml:space="preserve"> </w:t>
      </w:r>
      <w:r w:rsidR="00A36246">
        <w:rPr>
          <w:rFonts w:hint="eastAsia"/>
        </w:rPr>
        <w:t>解释器的标准库可以</w:t>
      </w:r>
      <w:r w:rsidR="009C0BD8" w:rsidRPr="001957DE">
        <w:t>通过</w:t>
      </w:r>
      <w:r w:rsidR="009C0BD8" w:rsidRPr="001957DE">
        <w:rPr>
          <w:rPrChange w:id="614" w:author="ZHANG" w:date="2022-05-04T16:49:00Z">
            <w:rPr>
              <w:rFonts w:ascii="Consolas" w:hAnsi="Consolas" w:cs="Consolas"/>
            </w:rPr>
          </w:rPrChange>
        </w:rPr>
        <w:t>-std</w:t>
      </w:r>
      <w:r w:rsidR="00A36246">
        <w:rPr>
          <w:rFonts w:hint="eastAsia"/>
        </w:rPr>
        <w:t>命令行</w:t>
      </w:r>
      <w:r w:rsidR="009C0BD8" w:rsidRPr="001957DE">
        <w:rPr>
          <w:rFonts w:hint="eastAsia"/>
          <w:rPrChange w:id="615" w:author="ZHANG" w:date="2022-05-04T16:49:00Z">
            <w:rPr>
              <w:rFonts w:ascii="Consolas" w:hAnsi="Consolas" w:cs="Consolas" w:hint="eastAsia"/>
            </w:rPr>
          </w:rPrChange>
        </w:rPr>
        <w:t>参数</w:t>
      </w:r>
      <w:r w:rsidR="00A36246">
        <w:rPr>
          <w:rFonts w:hint="eastAsia"/>
        </w:rPr>
        <w:t>在任意执行路径</w:t>
      </w:r>
      <w:r w:rsidR="009C0BD8" w:rsidRPr="001957DE">
        <w:rPr>
          <w:rFonts w:hint="eastAsia"/>
          <w:rPrChange w:id="616" w:author="ZHANG" w:date="2022-05-04T16:49:00Z">
            <w:rPr>
              <w:rFonts w:ascii="Consolas" w:hAnsi="Consolas" w:cs="Consolas" w:hint="eastAsia"/>
            </w:rPr>
          </w:rPrChange>
        </w:rPr>
        <w:t>导入，也可以在</w:t>
      </w:r>
      <w:r w:rsidR="00A36246">
        <w:rPr>
          <w:rFonts w:hint="eastAsia"/>
        </w:rPr>
        <w:t>stdlib</w:t>
      </w:r>
      <w:r w:rsidR="00A36246">
        <w:rPr>
          <w:rFonts w:hint="eastAsia"/>
        </w:rPr>
        <w:t>所在路径</w:t>
      </w:r>
      <w:r w:rsidR="009C0BD8" w:rsidRPr="001957DE">
        <w:rPr>
          <w:rFonts w:hint="eastAsia"/>
          <w:rPrChange w:id="617" w:author="ZHANG" w:date="2022-05-04T16:49:00Z">
            <w:rPr>
              <w:rFonts w:ascii="Consolas" w:hAnsi="Consolas" w:cs="Consolas" w:hint="eastAsia"/>
            </w:rPr>
          </w:rPrChange>
        </w:rPr>
        <w:t>中用</w:t>
      </w:r>
      <w:r w:rsidR="009C0BD8" w:rsidRPr="001957DE">
        <w:rPr>
          <w:rPrChange w:id="618" w:author="ZHANG" w:date="2022-05-04T16:49:00Z">
            <w:rPr>
              <w:rFonts w:ascii="Consolas" w:hAnsi="Consolas" w:cs="Consolas"/>
            </w:rPr>
          </w:rPrChange>
        </w:rPr>
        <w:t xml:space="preserve">import </w:t>
      </w:r>
      <w:r w:rsidR="009C0BD8" w:rsidRPr="001957DE">
        <w:rPr>
          <w:rFonts w:hint="eastAsia"/>
          <w:rPrChange w:id="619" w:author="ZHANG" w:date="2022-05-04T16:49:00Z">
            <w:rPr>
              <w:rFonts w:ascii="Consolas" w:hAnsi="Consolas" w:cs="Consolas" w:hint="eastAsia"/>
            </w:rPr>
          </w:rPrChange>
        </w:rPr>
        <w:t>“</w:t>
      </w:r>
      <w:r w:rsidR="009C0BD8" w:rsidRPr="001957DE">
        <w:rPr>
          <w:rPrChange w:id="620" w:author="ZHANG" w:date="2022-05-04T16:49:00Z">
            <w:rPr>
              <w:rFonts w:ascii="Consolas" w:hAnsi="Consolas" w:cs="Consolas"/>
            </w:rPr>
          </w:rPrChange>
        </w:rPr>
        <w:t>stdlib”</w:t>
      </w:r>
      <w:r w:rsidR="009C0BD8" w:rsidRPr="001957DE">
        <w:rPr>
          <w:rFonts w:hint="eastAsia"/>
          <w:rPrChange w:id="621" w:author="ZHANG" w:date="2022-05-04T16:49:00Z">
            <w:rPr>
              <w:rFonts w:ascii="Consolas" w:hAnsi="Consolas" w:cs="Consolas" w:hint="eastAsia"/>
            </w:rPr>
          </w:rPrChange>
        </w:rPr>
        <w:t>导入：</w:t>
      </w:r>
    </w:p>
    <w:p w14:paraId="60809AF6" w14:textId="4507CB3A" w:rsidR="005B2717" w:rsidRPr="00182CC9" w:rsidRDefault="005B2717" w:rsidP="00942B94">
      <w:pPr>
        <w:pStyle w:val="90"/>
        <w:ind w:left="480"/>
        <w:rPr>
          <w:color w:val="FFFFFF"/>
        </w:rPr>
      </w:pPr>
      <w:r w:rsidRPr="0040334C">
        <w:rPr>
          <w:rFonts w:ascii="Segoe UI Symbol" w:hAnsi="Segoe UI Symbol" w:cs="Segoe UI Symbol"/>
          <w:color w:val="58FF82"/>
        </w:rPr>
        <w:t>➜</w:t>
      </w:r>
      <w:r w:rsidRPr="00182CC9">
        <w:t>build_Lachesis</w:t>
      </w:r>
      <w:r w:rsidRPr="00182CC9">
        <w:rPr>
          <w:color w:val="CEA3FF"/>
        </w:rPr>
        <w:t>git:(</w:t>
      </w:r>
      <w:r w:rsidRPr="00182CC9">
        <w:rPr>
          <w:color w:val="FC6A65"/>
        </w:rPr>
        <w:t>master</w:t>
      </w:r>
      <w:r w:rsidRPr="00182CC9">
        <w:rPr>
          <w:color w:val="CEA3FF"/>
        </w:rPr>
        <w:t xml:space="preserve">) </w:t>
      </w:r>
      <w:r w:rsidRPr="00182CC9">
        <w:rPr>
          <w:rFonts w:ascii="Segoe UI Symbol" w:hAnsi="Segoe UI Symbol" w:cs="Segoe UI Symbol"/>
          <w:color w:val="F5FD98"/>
        </w:rPr>
        <w:t>✗</w:t>
      </w:r>
      <w:r w:rsidRPr="00182CC9">
        <w:rPr>
          <w:color w:val="58FF82"/>
        </w:rPr>
        <w:t>lac</w:t>
      </w:r>
      <w:r w:rsidR="009F78C1">
        <w:rPr>
          <w:color w:val="58FF82"/>
        </w:rPr>
        <w:t xml:space="preserve"> </w:t>
      </w:r>
      <w:r w:rsidRPr="00182CC9">
        <w:rPr>
          <w:color w:val="FFFFFF"/>
        </w:rPr>
        <w:t>--std</w:t>
      </w:r>
    </w:p>
    <w:p w14:paraId="0F318273" w14:textId="3E9B9C0F" w:rsidR="00A36246" w:rsidRDefault="00A36246" w:rsidP="002A64AF">
      <w:pPr>
        <w:pStyle w:val="FirstParagraph"/>
        <w:spacing w:after="240"/>
        <w:ind w:firstLine="480"/>
      </w:pPr>
      <w:r>
        <w:rPr>
          <w:rFonts w:hint="eastAsia"/>
        </w:rPr>
        <w:t>或者</w:t>
      </w:r>
    </w:p>
    <w:p w14:paraId="6F506B1C" w14:textId="77E95019" w:rsidR="00A36246" w:rsidRDefault="00A36246" w:rsidP="00A36246">
      <w:pPr>
        <w:pStyle w:val="a9"/>
        <w:rPr>
          <w:lang w:eastAsia="zh-CN"/>
        </w:rPr>
      </w:pPr>
      <w:r>
        <w:rPr>
          <w:lang w:eastAsia="zh-CN"/>
        </w:rPr>
        <w:t>[</w:t>
      </w:r>
      <w:r>
        <w:rPr>
          <w:rFonts w:hint="eastAsia"/>
          <w:lang w:eastAsia="zh-CN"/>
        </w:rPr>
        <w:t>import</w:t>
      </w:r>
      <w:r>
        <w:rPr>
          <w:lang w:eastAsia="zh-CN"/>
        </w:rPr>
        <w:t xml:space="preserve"> “</w:t>
      </w:r>
      <w:r>
        <w:rPr>
          <w:rFonts w:hint="eastAsia"/>
          <w:lang w:eastAsia="zh-CN"/>
        </w:rPr>
        <w:t>stdlib</w:t>
      </w:r>
      <w:r>
        <w:rPr>
          <w:lang w:eastAsia="zh-CN"/>
        </w:rPr>
        <w:t>”]</w:t>
      </w:r>
    </w:p>
    <w:p w14:paraId="40C5ADB4" w14:textId="17A345A4" w:rsidR="009C0BD8" w:rsidRDefault="009C0BD8" w:rsidP="00F97C35">
      <w:pPr>
        <w:pStyle w:val="FirstParagraph"/>
        <w:spacing w:after="240"/>
        <w:ind w:firstLine="480"/>
      </w:pPr>
      <w:r w:rsidRPr="001957DE">
        <w:t>函数式语言的标准库的设计是</w:t>
      </w:r>
      <w:r w:rsidR="008450D7">
        <w:rPr>
          <w:rFonts w:hint="eastAsia"/>
        </w:rPr>
        <w:t>尾</w:t>
      </w:r>
      <w:r w:rsidRPr="001957DE">
        <w:t>递归编程</w:t>
      </w:r>
      <w:r w:rsidR="008450D7">
        <w:rPr>
          <w:rStyle w:val="ae"/>
        </w:rPr>
        <w:footnoteReference w:id="10"/>
      </w:r>
      <w:r w:rsidRPr="001957DE">
        <w:t>的艺术</w:t>
      </w:r>
      <w:r w:rsidR="003B593A">
        <w:rPr>
          <w:rFonts w:hint="eastAsia"/>
        </w:rPr>
        <w:t>。</w:t>
      </w:r>
      <w:r w:rsidR="006B6926">
        <w:rPr>
          <w:rFonts w:hint="eastAsia"/>
        </w:rPr>
        <w:t>lac</w:t>
      </w:r>
      <w:r w:rsidR="006B6926">
        <w:rPr>
          <w:rFonts w:hint="eastAsia"/>
        </w:rPr>
        <w:t>解释器的演算模块和</w:t>
      </w:r>
      <w:r w:rsidR="003B593A">
        <w:rPr>
          <w:rFonts w:hint="eastAsia"/>
        </w:rPr>
        <w:t>环境变量定义方式被设计成支持尾递归</w:t>
      </w:r>
      <w:bookmarkStart w:id="622" w:name="OLE_LINK243"/>
      <w:bookmarkStart w:id="623" w:name="OLE_LINK244"/>
      <w:r w:rsidR="00B003ED">
        <w:rPr>
          <w:rFonts w:hint="eastAsia"/>
        </w:rPr>
        <w:t>和</w:t>
      </w:r>
      <w:r w:rsidR="003B593A">
        <w:rPr>
          <w:rFonts w:hint="eastAsia"/>
        </w:rPr>
        <w:t>惰性加载</w:t>
      </w:r>
      <w:bookmarkEnd w:id="622"/>
      <w:bookmarkEnd w:id="623"/>
      <w:r w:rsidR="00B003ED">
        <w:rPr>
          <w:rStyle w:val="ae"/>
        </w:rPr>
        <w:footnoteReference w:id="11"/>
      </w:r>
      <w:r w:rsidR="003B593A">
        <w:rPr>
          <w:rFonts w:hint="eastAsia"/>
        </w:rPr>
        <w:t>的形式，从而能够充分利用递归编程的技术</w:t>
      </w:r>
      <w:r w:rsidR="00A36246">
        <w:rPr>
          <w:rFonts w:hint="eastAsia"/>
        </w:rPr>
        <w:t>。</w:t>
      </w:r>
    </w:p>
    <w:p w14:paraId="77107554" w14:textId="2A93055D" w:rsidR="00A36246" w:rsidRDefault="00A36246" w:rsidP="00737B10">
      <w:pPr>
        <w:pStyle w:val="3"/>
      </w:pPr>
      <w:bookmarkStart w:id="624" w:name="_Toc104020943"/>
      <w:r>
        <w:rPr>
          <w:rFonts w:hint="eastAsia"/>
        </w:rPr>
        <w:t>命名原则</w:t>
      </w:r>
      <w:bookmarkEnd w:id="624"/>
    </w:p>
    <w:p w14:paraId="7AA5A02A" w14:textId="154865FB" w:rsidR="005B2717" w:rsidRPr="001957DE" w:rsidRDefault="00A36246" w:rsidP="00F97C35">
      <w:pPr>
        <w:pStyle w:val="FirstParagraph"/>
        <w:spacing w:after="240"/>
        <w:ind w:firstLine="480"/>
      </w:pPr>
      <w:r>
        <w:rPr>
          <w:rFonts w:hint="eastAsia"/>
        </w:rPr>
        <w:t>虽然</w:t>
      </w:r>
      <w:r>
        <w:rPr>
          <w:rFonts w:hint="eastAsia"/>
        </w:rPr>
        <w:t>lambda</w:t>
      </w:r>
      <w:r>
        <w:t xml:space="preserve"> </w:t>
      </w:r>
      <w:r>
        <w:rPr>
          <w:rFonts w:hint="eastAsia"/>
        </w:rPr>
        <w:t>函数内部的变量名不会暴露给外部，但是外部的变量名很容易和内部变量名</w:t>
      </w:r>
      <w:r w:rsidR="00F97C35">
        <w:rPr>
          <w:rFonts w:hint="eastAsia"/>
        </w:rPr>
        <w:t>起</w:t>
      </w:r>
      <w:r>
        <w:rPr>
          <w:rFonts w:hint="eastAsia"/>
        </w:rPr>
        <w:t>冲突。为了解决这个问题，我们遵循最传统的</w:t>
      </w:r>
      <w:r>
        <w:rPr>
          <w:rFonts w:hint="eastAsia"/>
        </w:rPr>
        <w:t>U</w:t>
      </w:r>
      <w:r>
        <w:t xml:space="preserve">NIX C </w:t>
      </w:r>
      <w:r>
        <w:rPr>
          <w:rFonts w:hint="eastAsia"/>
        </w:rPr>
        <w:t>编程命名原则，将标准库内部的变量用双下划线表示。</w:t>
      </w:r>
    </w:p>
    <w:p w14:paraId="3EFE59ED" w14:textId="77777777" w:rsidR="00930EE2" w:rsidRPr="00DA5AF2" w:rsidRDefault="005A716F" w:rsidP="00737B10">
      <w:pPr>
        <w:pStyle w:val="3"/>
      </w:pPr>
      <w:bookmarkStart w:id="625" w:name="_Toc104020944"/>
      <w:bookmarkStart w:id="626" w:name="从匿名函数到实名函数"/>
      <w:r w:rsidRPr="00DA5AF2">
        <w:rPr>
          <w:rFonts w:hint="eastAsia"/>
        </w:rPr>
        <w:t>从匿名函数到实名函数</w:t>
      </w:r>
      <w:bookmarkEnd w:id="625"/>
    </w:p>
    <w:p w14:paraId="3ECCBDE0" w14:textId="77777777" w:rsidR="00930EE2" w:rsidRPr="001957DE" w:rsidRDefault="005A716F" w:rsidP="002A64AF">
      <w:pPr>
        <w:pStyle w:val="FirstParagraph"/>
        <w:spacing w:after="240"/>
        <w:ind w:firstLine="480"/>
      </w:pPr>
      <w:r w:rsidRPr="001957DE">
        <w:t xml:space="preserve">Lachesis </w:t>
      </w:r>
      <w:r w:rsidRPr="001957DE">
        <w:t>内置的</w:t>
      </w:r>
      <w:r w:rsidRPr="001957DE">
        <w:t xml:space="preserve">lambda </w:t>
      </w:r>
      <w:r w:rsidRPr="001957DE">
        <w:t>函数功能实现了一个匿名函数，如果下次使用还需要再绑定到一个变量上。</w:t>
      </w:r>
    </w:p>
    <w:p w14:paraId="4F9D1FFA" w14:textId="4179EB28" w:rsidR="00930EE2" w:rsidRPr="001957DE" w:rsidRDefault="005A716F" w:rsidP="002A64AF">
      <w:pPr>
        <w:pStyle w:val="FirstParagraph"/>
        <w:spacing w:after="240"/>
        <w:ind w:firstLine="480"/>
      </w:pPr>
      <w:r w:rsidRPr="001957DE">
        <w:t>现在，标准库的</w:t>
      </w:r>
      <w:r w:rsidR="00F97C35">
        <w:rPr>
          <w:rFonts w:hint="eastAsia"/>
        </w:rPr>
        <w:t>func</w:t>
      </w:r>
      <w:r w:rsidRPr="001957DE">
        <w:t>函数将这两个步骤</w:t>
      </w:r>
      <w:r w:rsidR="00F97C35">
        <w:rPr>
          <w:rFonts w:hint="eastAsia"/>
        </w:rPr>
        <w:t>打包成一个函数</w:t>
      </w:r>
      <w:r w:rsidR="00B62E09" w:rsidRPr="001957DE">
        <w:t>：</w:t>
      </w:r>
    </w:p>
    <w:p w14:paraId="59E09F59" w14:textId="775EDE6E" w:rsidR="001A6A20" w:rsidRPr="009F78C1" w:rsidRDefault="005A716F" w:rsidP="009F78C1">
      <w:pPr>
        <w:pStyle w:val="a9"/>
        <w:rPr>
          <w:rStyle w:val="VerbatimChar"/>
          <w:rFonts w:ascii="Times New Roman" w:hAnsi="Times New Roman"/>
          <w:sz w:val="24"/>
          <w:rPrChange w:id="627" w:author="ZHANG" w:date="2022-05-04T16:49:00Z">
            <w:rPr>
              <w:rStyle w:val="VerbatimChar"/>
              <w:rFonts w:eastAsia="黑体" w:cstheme="majorBidi"/>
              <w:bCs/>
              <w:color w:val="000000" w:themeColor="text1"/>
              <w:lang w:eastAsia="zh-CN"/>
            </w:rPr>
          </w:rPrChange>
        </w:rPr>
      </w:pPr>
      <w:r w:rsidRPr="009F78C1">
        <w:rPr>
          <w:rStyle w:val="VerbatimChar"/>
          <w:rFonts w:ascii="Times New Roman" w:hAnsi="Times New Roman"/>
          <w:sz w:val="24"/>
        </w:rPr>
        <w:t>[def {func} [\ {</w:t>
      </w:r>
      <w:bookmarkStart w:id="628" w:name="OLE_LINK220"/>
      <w:bookmarkStart w:id="629" w:name="OLE_LINK221"/>
      <w:r w:rsidR="00F97C35">
        <w:rPr>
          <w:rStyle w:val="VerbatimChar"/>
          <w:rFonts w:ascii="Times New Roman" w:hAnsi="Times New Roman"/>
          <w:sz w:val="24"/>
        </w:rPr>
        <w:t>__</w:t>
      </w:r>
      <w:r w:rsidRPr="009F78C1">
        <w:rPr>
          <w:rStyle w:val="VerbatimChar"/>
          <w:rFonts w:ascii="Times New Roman" w:hAnsi="Times New Roman"/>
          <w:sz w:val="24"/>
        </w:rPr>
        <w:t>name</w:t>
      </w:r>
      <w:r w:rsidR="00F97C35">
        <w:rPr>
          <w:rStyle w:val="VerbatimChar"/>
          <w:rFonts w:ascii="Times New Roman" w:hAnsi="Times New Roman"/>
          <w:sz w:val="24"/>
        </w:rPr>
        <w:t>_</w:t>
      </w:r>
      <w:r w:rsidR="00F97C35">
        <w:rPr>
          <w:rStyle w:val="VerbatimChar"/>
          <w:rFonts w:ascii="Times New Roman" w:hAnsi="Times New Roman" w:hint="eastAsia"/>
          <w:sz w:val="24"/>
          <w:lang w:eastAsia="zh-CN"/>
        </w:rPr>
        <w:t>and</w:t>
      </w:r>
      <w:r w:rsidR="00A36246">
        <w:rPr>
          <w:rStyle w:val="VerbatimChar"/>
          <w:rFonts w:ascii="Times New Roman" w:hAnsi="Times New Roman"/>
          <w:sz w:val="24"/>
        </w:rPr>
        <w:t>_</w:t>
      </w:r>
      <w:r w:rsidRPr="009F78C1">
        <w:rPr>
          <w:rStyle w:val="VerbatimChar"/>
          <w:rFonts w:ascii="Times New Roman" w:hAnsi="Times New Roman"/>
          <w:sz w:val="24"/>
        </w:rPr>
        <w:t>argument</w:t>
      </w:r>
      <w:bookmarkEnd w:id="628"/>
      <w:bookmarkEnd w:id="629"/>
      <w:r w:rsidR="00F97C35">
        <w:rPr>
          <w:rStyle w:val="VerbatimChar"/>
          <w:rFonts w:ascii="Times New Roman" w:hAnsi="Times New Roman"/>
          <w:sz w:val="24"/>
        </w:rPr>
        <w:t xml:space="preserve"> </w:t>
      </w:r>
      <w:bookmarkStart w:id="630" w:name="OLE_LINK222"/>
      <w:bookmarkStart w:id="631" w:name="OLE_LINK223"/>
      <w:r w:rsidR="00F97C35">
        <w:rPr>
          <w:rStyle w:val="VerbatimChar"/>
          <w:rFonts w:ascii="Times New Roman" w:hAnsi="Times New Roman"/>
          <w:sz w:val="24"/>
        </w:rPr>
        <w:t>__body</w:t>
      </w:r>
      <w:bookmarkEnd w:id="630"/>
      <w:bookmarkEnd w:id="631"/>
      <w:r w:rsidRPr="009F78C1">
        <w:rPr>
          <w:rStyle w:val="VerbatimChar"/>
          <w:rFonts w:ascii="Times New Roman" w:hAnsi="Times New Roman"/>
          <w:sz w:val="24"/>
        </w:rPr>
        <w:t>} {</w:t>
      </w:r>
      <w:r w:rsidRPr="009F78C1">
        <w:br/>
      </w:r>
      <w:r w:rsidRPr="009F78C1">
        <w:rPr>
          <w:rStyle w:val="VerbatimChar"/>
          <w:rFonts w:ascii="Times New Roman" w:hAnsi="Times New Roman"/>
          <w:sz w:val="24"/>
        </w:rPr>
        <w:t xml:space="preserve">    def [head </w:t>
      </w:r>
      <w:r w:rsidR="00F97C35">
        <w:rPr>
          <w:rStyle w:val="VerbatimChar"/>
          <w:rFonts w:ascii="Times New Roman" w:hAnsi="Times New Roman"/>
          <w:sz w:val="24"/>
        </w:rPr>
        <w:t xml:space="preserve"> __</w:t>
      </w:r>
      <w:r w:rsidRPr="009F78C1">
        <w:rPr>
          <w:rStyle w:val="VerbatimChar"/>
          <w:rFonts w:ascii="Times New Roman" w:hAnsi="Times New Roman"/>
          <w:sz w:val="24"/>
        </w:rPr>
        <w:t>name</w:t>
      </w:r>
      <w:r w:rsidR="00F97C35">
        <w:rPr>
          <w:rStyle w:val="VerbatimChar"/>
          <w:rFonts w:ascii="Times New Roman" w:hAnsi="Times New Roman"/>
          <w:sz w:val="24"/>
        </w:rPr>
        <w:t>_and_argument</w:t>
      </w:r>
      <w:r w:rsidRPr="009F78C1">
        <w:rPr>
          <w:rStyle w:val="VerbatimChar"/>
          <w:rFonts w:ascii="Times New Roman" w:hAnsi="Times New Roman"/>
          <w:sz w:val="24"/>
        </w:rPr>
        <w:t>] [\ [</w:t>
      </w:r>
      <w:bookmarkStart w:id="632" w:name="OLE_LINK226"/>
      <w:bookmarkStart w:id="633" w:name="OLE_LINK227"/>
      <w:r w:rsidRPr="009F78C1">
        <w:rPr>
          <w:rStyle w:val="VerbatimChar"/>
          <w:rFonts w:ascii="Times New Roman" w:hAnsi="Times New Roman"/>
          <w:sz w:val="24"/>
        </w:rPr>
        <w:t xml:space="preserve">tail </w:t>
      </w:r>
      <w:r w:rsidR="00F97C35">
        <w:rPr>
          <w:rStyle w:val="VerbatimChar"/>
          <w:rFonts w:ascii="Times New Roman" w:hAnsi="Times New Roman"/>
          <w:sz w:val="24"/>
        </w:rPr>
        <w:t>_</w:t>
      </w:r>
      <w:r w:rsidR="00A36246">
        <w:rPr>
          <w:rStyle w:val="VerbatimChar"/>
          <w:rFonts w:ascii="Times New Roman" w:hAnsi="Times New Roman"/>
          <w:sz w:val="24"/>
        </w:rPr>
        <w:t>_</w:t>
      </w:r>
      <w:r w:rsidRPr="009F78C1">
        <w:rPr>
          <w:rStyle w:val="VerbatimChar"/>
          <w:rFonts w:ascii="Times New Roman" w:hAnsi="Times New Roman"/>
          <w:sz w:val="24"/>
        </w:rPr>
        <w:t>name</w:t>
      </w:r>
      <w:r w:rsidR="00F97C35">
        <w:rPr>
          <w:rStyle w:val="VerbatimChar"/>
          <w:rFonts w:ascii="Times New Roman" w:hAnsi="Times New Roman"/>
          <w:sz w:val="24"/>
        </w:rPr>
        <w:t>_and_argument</w:t>
      </w:r>
      <w:bookmarkEnd w:id="632"/>
      <w:bookmarkEnd w:id="633"/>
      <w:r w:rsidRPr="009F78C1">
        <w:rPr>
          <w:rStyle w:val="VerbatimChar"/>
          <w:rFonts w:ascii="Times New Roman" w:hAnsi="Times New Roman"/>
          <w:sz w:val="24"/>
        </w:rPr>
        <w:t xml:space="preserve">] </w:t>
      </w:r>
      <w:r w:rsidR="00A36246">
        <w:rPr>
          <w:rStyle w:val="VerbatimChar"/>
          <w:rFonts w:ascii="Times New Roman" w:hAnsi="Times New Roman"/>
          <w:sz w:val="24"/>
        </w:rPr>
        <w:t>__</w:t>
      </w:r>
      <w:r w:rsidR="00DC2FB2">
        <w:rPr>
          <w:rStyle w:val="VerbatimChar"/>
          <w:rFonts w:ascii="Times New Roman" w:hAnsi="Times New Roman"/>
          <w:sz w:val="24"/>
        </w:rPr>
        <w:t>body</w:t>
      </w:r>
      <w:r w:rsidRPr="009F78C1">
        <w:rPr>
          <w:rStyle w:val="VerbatimChar"/>
          <w:rFonts w:ascii="Times New Roman" w:hAnsi="Times New Roman"/>
          <w:sz w:val="24"/>
        </w:rPr>
        <w:t xml:space="preserve">] </w:t>
      </w:r>
      <w:r w:rsidRPr="009F78C1">
        <w:br/>
      </w:r>
      <w:r w:rsidRPr="009F78C1">
        <w:rPr>
          <w:rStyle w:val="VerbatimChar"/>
          <w:rFonts w:ascii="Times New Roman" w:hAnsi="Times New Roman"/>
          <w:sz w:val="24"/>
        </w:rPr>
        <w:t xml:space="preserve">      }]]</w:t>
      </w:r>
    </w:p>
    <w:p w14:paraId="1252E08B" w14:textId="1EBFB9EC" w:rsidR="00DC2FB2" w:rsidRDefault="00DC2FB2" w:rsidP="006079EA">
      <w:pPr>
        <w:pStyle w:val="a0"/>
        <w:ind w:firstLine="480"/>
        <w:rPr>
          <w:rFonts w:cs="Times New Roman"/>
          <w:lang w:eastAsia="zh-CN"/>
        </w:rPr>
      </w:pPr>
      <w:r>
        <w:rPr>
          <w:rFonts w:cs="Times New Roman" w:hint="eastAsia"/>
          <w:lang w:eastAsia="zh-CN"/>
        </w:rPr>
        <w:t>func</w:t>
      </w:r>
      <w:r>
        <w:rPr>
          <w:rFonts w:cs="Times New Roman"/>
          <w:lang w:eastAsia="zh-CN"/>
        </w:rPr>
        <w:t xml:space="preserve"> </w:t>
      </w:r>
      <w:r>
        <w:rPr>
          <w:rFonts w:cs="Times New Roman" w:hint="eastAsia"/>
          <w:lang w:eastAsia="zh-CN"/>
        </w:rPr>
        <w:t>是一个符号，被绑定在一个匿名函数上。这个匿名函数接收两个参数，第一个是</w:t>
      </w:r>
      <w:bookmarkStart w:id="634" w:name="OLE_LINK224"/>
      <w:bookmarkStart w:id="635" w:name="OLE_LINK225"/>
      <w:r w:rsidRPr="00DC2FB2">
        <w:rPr>
          <w:rFonts w:cs="Times New Roman"/>
          <w:lang w:eastAsia="zh-CN"/>
        </w:rPr>
        <w:t>__name_</w:t>
      </w:r>
      <w:r w:rsidRPr="00DC2FB2">
        <w:rPr>
          <w:rFonts w:cs="Times New Roman" w:hint="eastAsia"/>
          <w:lang w:eastAsia="zh-CN"/>
        </w:rPr>
        <w:t>and</w:t>
      </w:r>
      <w:r w:rsidRPr="00DC2FB2">
        <w:rPr>
          <w:rFonts w:cs="Times New Roman"/>
          <w:lang w:eastAsia="zh-CN"/>
        </w:rPr>
        <w:t>_argument</w:t>
      </w:r>
      <w:bookmarkEnd w:id="634"/>
      <w:bookmarkEnd w:id="635"/>
      <w:r>
        <w:rPr>
          <w:rFonts w:cs="Times New Roman" w:hint="eastAsia"/>
          <w:lang w:eastAsia="zh-CN"/>
        </w:rPr>
        <w:t>，顾名思义就是函数名和函数参数，第二个是</w:t>
      </w:r>
      <w:r w:rsidRPr="00DC2FB2">
        <w:rPr>
          <w:rFonts w:cs="Times New Roman"/>
          <w:lang w:eastAsia="zh-CN"/>
        </w:rPr>
        <w:t>__body</w:t>
      </w:r>
      <w:r>
        <w:rPr>
          <w:rFonts w:cs="Times New Roman" w:hint="eastAsia"/>
          <w:lang w:eastAsia="zh-CN"/>
        </w:rPr>
        <w:t>，也就是函数体。</w:t>
      </w:r>
      <w:r w:rsidR="00FA667D">
        <w:rPr>
          <w:rFonts w:cs="Times New Roman" w:hint="eastAsia"/>
          <w:lang w:eastAsia="zh-CN"/>
        </w:rPr>
        <w:t>首先</w:t>
      </w:r>
      <w:bookmarkStart w:id="636" w:name="OLE_LINK228"/>
      <w:bookmarkStart w:id="637" w:name="OLE_LINK229"/>
      <w:r w:rsidR="00FA667D" w:rsidRPr="00DC2FB2">
        <w:rPr>
          <w:rFonts w:cs="Times New Roman"/>
          <w:lang w:eastAsia="zh-CN"/>
        </w:rPr>
        <w:t>__</w:t>
      </w:r>
      <w:r w:rsidRPr="00DC2FB2">
        <w:rPr>
          <w:rFonts w:cs="Times New Roman"/>
          <w:lang w:eastAsia="zh-CN"/>
        </w:rPr>
        <w:t>name</w:t>
      </w:r>
      <w:r w:rsidR="00FA667D" w:rsidRPr="00DC2FB2">
        <w:rPr>
          <w:rFonts w:cs="Times New Roman"/>
          <w:lang w:eastAsia="zh-CN"/>
        </w:rPr>
        <w:t>_</w:t>
      </w:r>
      <w:r w:rsidR="00FA667D" w:rsidRPr="00DC2FB2">
        <w:rPr>
          <w:rFonts w:cs="Times New Roman" w:hint="eastAsia"/>
          <w:lang w:eastAsia="zh-CN"/>
        </w:rPr>
        <w:t>and</w:t>
      </w:r>
      <w:r w:rsidR="00FA667D" w:rsidRPr="00DC2FB2">
        <w:rPr>
          <w:rFonts w:cs="Times New Roman"/>
          <w:lang w:eastAsia="zh-CN"/>
        </w:rPr>
        <w:t>_</w:t>
      </w:r>
      <w:r w:rsidRPr="00DC2FB2">
        <w:rPr>
          <w:rFonts w:cs="Times New Roman"/>
          <w:lang w:eastAsia="zh-CN"/>
        </w:rPr>
        <w:t>argument</w:t>
      </w:r>
      <w:bookmarkEnd w:id="636"/>
      <w:bookmarkEnd w:id="637"/>
      <w:r w:rsidR="00FA667D">
        <w:rPr>
          <w:rFonts w:cs="Times New Roman" w:hint="eastAsia"/>
          <w:lang w:eastAsia="zh-CN"/>
        </w:rPr>
        <w:t>的</w:t>
      </w:r>
      <w:r w:rsidR="00FA667D">
        <w:rPr>
          <w:rFonts w:cs="Times New Roman" w:hint="eastAsia"/>
          <w:lang w:eastAsia="zh-CN"/>
        </w:rPr>
        <w:t>head</w:t>
      </w:r>
      <w:r w:rsidR="00FA667D">
        <w:rPr>
          <w:rFonts w:cs="Times New Roman"/>
          <w:lang w:eastAsia="zh-CN"/>
        </w:rPr>
        <w:t xml:space="preserve"> </w:t>
      </w:r>
      <w:bookmarkStart w:id="638" w:name="OLE_LINK230"/>
      <w:bookmarkStart w:id="639" w:name="OLE_LINK231"/>
      <w:r w:rsidR="00FA667D">
        <w:rPr>
          <w:rFonts w:cs="Times New Roman" w:hint="eastAsia"/>
          <w:lang w:eastAsia="zh-CN"/>
        </w:rPr>
        <w:t>（所以</w:t>
      </w:r>
      <w:r w:rsidR="00FA667D" w:rsidRPr="00DC2FB2">
        <w:rPr>
          <w:rFonts w:cs="Times New Roman"/>
          <w:lang w:eastAsia="zh-CN"/>
        </w:rPr>
        <w:t>__</w:t>
      </w:r>
      <w:r w:rsidRPr="00DC2FB2">
        <w:rPr>
          <w:rFonts w:cs="Times New Roman"/>
          <w:lang w:eastAsia="zh-CN"/>
        </w:rPr>
        <w:t>name</w:t>
      </w:r>
      <w:r w:rsidR="00FA667D" w:rsidRPr="00DC2FB2">
        <w:rPr>
          <w:rFonts w:cs="Times New Roman"/>
          <w:lang w:eastAsia="zh-CN"/>
        </w:rPr>
        <w:t>_</w:t>
      </w:r>
      <w:r w:rsidR="00FA667D" w:rsidRPr="00DC2FB2">
        <w:rPr>
          <w:rFonts w:cs="Times New Roman" w:hint="eastAsia"/>
          <w:lang w:eastAsia="zh-CN"/>
        </w:rPr>
        <w:t>and</w:t>
      </w:r>
      <w:r w:rsidR="00FA667D" w:rsidRPr="00DC2FB2">
        <w:rPr>
          <w:rFonts w:cs="Times New Roman"/>
          <w:lang w:eastAsia="zh-CN"/>
        </w:rPr>
        <w:t>_</w:t>
      </w:r>
      <w:r w:rsidRPr="00DC2FB2">
        <w:rPr>
          <w:rFonts w:cs="Times New Roman"/>
          <w:lang w:eastAsia="zh-CN"/>
        </w:rPr>
        <w:t>argument</w:t>
      </w:r>
      <w:r w:rsidR="00FA667D">
        <w:rPr>
          <w:rFonts w:cs="Times New Roman" w:hint="eastAsia"/>
          <w:lang w:eastAsia="zh-CN"/>
        </w:rPr>
        <w:t>必须是一个</w:t>
      </w:r>
      <w:r w:rsidR="00FA667D">
        <w:rPr>
          <w:rFonts w:cs="Times New Roman" w:hint="eastAsia"/>
          <w:lang w:eastAsia="zh-CN"/>
        </w:rPr>
        <w:t>Q</w:t>
      </w:r>
      <w:r w:rsidR="00FA667D">
        <w:rPr>
          <w:rFonts w:cs="Times New Roman"/>
          <w:lang w:eastAsia="zh-CN"/>
        </w:rPr>
        <w:t>-</w:t>
      </w:r>
      <w:r w:rsidR="00FA667D">
        <w:rPr>
          <w:rFonts w:cs="Times New Roman" w:hint="eastAsia"/>
          <w:lang w:eastAsia="zh-CN"/>
        </w:rPr>
        <w:t>表达式）</w:t>
      </w:r>
      <w:bookmarkEnd w:id="638"/>
      <w:bookmarkEnd w:id="639"/>
      <w:r w:rsidR="00FA667D">
        <w:rPr>
          <w:rFonts w:cs="Times New Roman" w:hint="eastAsia"/>
          <w:lang w:eastAsia="zh-CN"/>
        </w:rPr>
        <w:t>被提取出来作为一个符号被</w:t>
      </w:r>
      <w:r w:rsidR="00FA667D">
        <w:rPr>
          <w:rFonts w:cs="Times New Roman" w:hint="eastAsia"/>
          <w:lang w:eastAsia="zh-CN"/>
        </w:rPr>
        <w:t>def</w:t>
      </w:r>
      <w:r w:rsidR="00FA667D">
        <w:rPr>
          <w:rFonts w:cs="Times New Roman"/>
          <w:lang w:eastAsia="zh-CN"/>
        </w:rPr>
        <w:t xml:space="preserve"> </w:t>
      </w:r>
      <w:r w:rsidR="00FA667D">
        <w:rPr>
          <w:rFonts w:cs="Times New Roman" w:hint="eastAsia"/>
          <w:lang w:eastAsia="zh-CN"/>
        </w:rPr>
        <w:t>定义为另一个匿名函数，以</w:t>
      </w:r>
      <w:r w:rsidR="00FA667D" w:rsidRPr="00FA667D">
        <w:rPr>
          <w:rFonts w:cs="Times New Roman"/>
          <w:lang w:eastAsia="zh-CN"/>
        </w:rPr>
        <w:t>tail __name_and_argument</w:t>
      </w:r>
      <w:r w:rsidR="00FA667D">
        <w:rPr>
          <w:rFonts w:cs="Times New Roman" w:hint="eastAsia"/>
          <w:lang w:eastAsia="zh-CN"/>
        </w:rPr>
        <w:t>为参数，</w:t>
      </w:r>
      <w:r w:rsidR="00FA667D">
        <w:rPr>
          <w:rFonts w:cs="Times New Roman" w:hint="eastAsia"/>
          <w:lang w:eastAsia="zh-CN"/>
        </w:rPr>
        <w:t>_</w:t>
      </w:r>
      <w:r w:rsidR="00FA667D">
        <w:rPr>
          <w:rFonts w:cs="Times New Roman"/>
          <w:lang w:eastAsia="zh-CN"/>
        </w:rPr>
        <w:t>_body</w:t>
      </w:r>
      <w:r w:rsidR="00FA667D">
        <w:rPr>
          <w:rFonts w:cs="Times New Roman" w:hint="eastAsia"/>
          <w:lang w:eastAsia="zh-CN"/>
        </w:rPr>
        <w:t>为函数体（</w:t>
      </w:r>
      <w:r w:rsidR="00FA667D">
        <w:rPr>
          <w:rFonts w:cs="Times New Roman" w:hint="eastAsia"/>
          <w:lang w:eastAsia="zh-CN"/>
        </w:rPr>
        <w:t>_</w:t>
      </w:r>
      <w:r w:rsidR="00FA667D">
        <w:rPr>
          <w:rFonts w:cs="Times New Roman"/>
          <w:lang w:eastAsia="zh-CN"/>
        </w:rPr>
        <w:t>_body</w:t>
      </w:r>
      <w:r w:rsidR="00FA667D">
        <w:rPr>
          <w:rFonts w:cs="Times New Roman" w:hint="eastAsia"/>
          <w:lang w:eastAsia="zh-CN"/>
        </w:rPr>
        <w:t>作为函数体也必须是一个</w:t>
      </w:r>
      <w:r w:rsidR="00FA667D">
        <w:rPr>
          <w:rFonts w:cs="Times New Roman" w:hint="eastAsia"/>
          <w:lang w:eastAsia="zh-CN"/>
        </w:rPr>
        <w:t>Q-</w:t>
      </w:r>
      <w:r w:rsidR="00FA667D">
        <w:rPr>
          <w:rFonts w:cs="Times New Roman" w:hint="eastAsia"/>
          <w:lang w:eastAsia="zh-CN"/>
        </w:rPr>
        <w:t>表达式）。</w:t>
      </w:r>
    </w:p>
    <w:p w14:paraId="194DF7E5" w14:textId="0CCF934E" w:rsidR="006079EA" w:rsidRPr="001957DE" w:rsidRDefault="006079EA" w:rsidP="006079EA">
      <w:pPr>
        <w:pStyle w:val="a0"/>
        <w:ind w:firstLine="480"/>
        <w:rPr>
          <w:rFonts w:cs="Times New Roman"/>
          <w:lang w:eastAsia="zh-CN"/>
        </w:rPr>
      </w:pPr>
      <w:r w:rsidRPr="001957DE">
        <w:rPr>
          <w:rFonts w:cs="Times New Roman"/>
          <w:lang w:eastAsia="zh-CN"/>
        </w:rPr>
        <w:t>有了新的</w:t>
      </w:r>
      <w:r w:rsidRPr="001957DE">
        <w:rPr>
          <w:rFonts w:cs="Times New Roman"/>
          <w:lang w:eastAsia="zh-CN"/>
          <w:rPrChange w:id="640" w:author="ZHANG" w:date="2022-05-04T16:49:00Z">
            <w:rPr>
              <w:rFonts w:ascii="Consolas" w:hAnsi="Consolas" w:cs="Consolas"/>
              <w:lang w:eastAsia="zh-CN"/>
            </w:rPr>
          </w:rPrChange>
        </w:rPr>
        <w:t>func</w:t>
      </w:r>
      <w:r w:rsidRPr="001957DE">
        <w:rPr>
          <w:rFonts w:cs="Times New Roman" w:hint="eastAsia"/>
          <w:lang w:eastAsia="zh-CN"/>
          <w:rPrChange w:id="641" w:author="ZHANG" w:date="2022-05-04T16:49:00Z">
            <w:rPr>
              <w:rFonts w:ascii="Consolas" w:hAnsi="Consolas" w:cs="Consolas" w:hint="eastAsia"/>
              <w:lang w:eastAsia="zh-CN"/>
            </w:rPr>
          </w:rPrChange>
        </w:rPr>
        <w:t>函数就能用更简洁的方式定义一般函数</w:t>
      </w:r>
      <w:r w:rsidR="00605C4B">
        <w:rPr>
          <w:rFonts w:cs="Times New Roman" w:hint="eastAsia"/>
          <w:lang w:eastAsia="zh-CN"/>
        </w:rPr>
        <w:t>，例如非函数</w:t>
      </w:r>
      <w:r w:rsidRPr="001957DE">
        <w:rPr>
          <w:rFonts w:cs="Times New Roman" w:hint="eastAsia"/>
          <w:lang w:eastAsia="zh-CN"/>
          <w:rPrChange w:id="642" w:author="ZHANG" w:date="2022-05-04T16:49:00Z">
            <w:rPr>
              <w:rFonts w:ascii="Consolas" w:hAnsi="Consolas" w:cs="Consolas" w:hint="eastAsia"/>
              <w:lang w:eastAsia="zh-CN"/>
            </w:rPr>
          </w:rPrChange>
        </w:rPr>
        <w:t>：</w:t>
      </w:r>
    </w:p>
    <w:p w14:paraId="2DB80589" w14:textId="7E58BEF5" w:rsidR="00B05B92" w:rsidRPr="009F78C1" w:rsidRDefault="005A716F" w:rsidP="009F78C1">
      <w:pPr>
        <w:pStyle w:val="a9"/>
      </w:pPr>
      <w:r w:rsidRPr="009F78C1">
        <w:rPr>
          <w:rStyle w:val="VerbatimChar"/>
          <w:rFonts w:ascii="Times New Roman" w:hAnsi="Times New Roman"/>
          <w:sz w:val="24"/>
        </w:rPr>
        <w:t xml:space="preserve">[func {not </w:t>
      </w:r>
      <w:r w:rsidR="00A36246">
        <w:rPr>
          <w:rStyle w:val="VerbatimChar"/>
          <w:rFonts w:ascii="Times New Roman" w:hAnsi="Times New Roman"/>
          <w:sz w:val="24"/>
        </w:rPr>
        <w:t>__</w:t>
      </w:r>
      <w:r w:rsidRPr="009F78C1">
        <w:rPr>
          <w:rStyle w:val="VerbatimChar"/>
          <w:rFonts w:ascii="Times New Roman" w:hAnsi="Times New Roman"/>
          <w:sz w:val="24"/>
        </w:rPr>
        <w:t xml:space="preserve">x} {- 1 </w:t>
      </w:r>
      <w:r w:rsidR="00A36246">
        <w:rPr>
          <w:rStyle w:val="VerbatimChar"/>
          <w:rFonts w:ascii="Times New Roman" w:hAnsi="Times New Roman"/>
          <w:sz w:val="24"/>
        </w:rPr>
        <w:t>__</w:t>
      </w:r>
      <w:r w:rsidRPr="009F78C1">
        <w:rPr>
          <w:rStyle w:val="VerbatimChar"/>
          <w:rFonts w:ascii="Times New Roman" w:hAnsi="Times New Roman"/>
          <w:sz w:val="24"/>
        </w:rPr>
        <w:t>x}]</w:t>
      </w:r>
    </w:p>
    <w:p w14:paraId="07B9183D" w14:textId="4082E0A6" w:rsidR="006079EA" w:rsidRDefault="006079EA" w:rsidP="00737B10">
      <w:pPr>
        <w:pStyle w:val="3"/>
      </w:pPr>
      <w:bookmarkStart w:id="643" w:name="_Toc104020945"/>
      <w:bookmarkStart w:id="644" w:name="序数"/>
      <w:bookmarkEnd w:id="626"/>
      <w:r w:rsidRPr="00DA5AF2">
        <w:rPr>
          <w:rFonts w:hint="eastAsia"/>
        </w:rPr>
        <w:t>列表操作</w:t>
      </w:r>
      <w:bookmarkEnd w:id="643"/>
    </w:p>
    <w:p w14:paraId="77F10490" w14:textId="2BEB4A5E" w:rsidR="00052FD2" w:rsidRPr="002F3264" w:rsidRDefault="00132876" w:rsidP="002F3264">
      <w:pPr>
        <w:pStyle w:val="FirstParagraph"/>
        <w:spacing w:after="240"/>
        <w:ind w:firstLine="480"/>
      </w:pPr>
      <w:r>
        <w:rPr>
          <w:rFonts w:hint="eastAsia"/>
        </w:rPr>
        <w:t>对</w:t>
      </w:r>
      <w:r>
        <w:rPr>
          <w:rFonts w:hint="eastAsia"/>
        </w:rPr>
        <w:t>Q-</w:t>
      </w:r>
      <w:r>
        <w:rPr>
          <w:rFonts w:hint="eastAsia"/>
        </w:rPr>
        <w:t>表达式进行操作的需求是十分旺盛的，尤其是现代</w:t>
      </w:r>
      <w:r>
        <w:rPr>
          <w:rFonts w:hint="eastAsia"/>
        </w:rPr>
        <w:t>lambda</w:t>
      </w:r>
      <w:r>
        <w:t xml:space="preserve"> </w:t>
      </w:r>
      <w:r>
        <w:rPr>
          <w:rFonts w:hint="eastAsia"/>
        </w:rPr>
        <w:t>模块中常常会实现的</w:t>
      </w:r>
      <w:r>
        <w:rPr>
          <w:rFonts w:hint="eastAsia"/>
        </w:rPr>
        <w:t>map</w:t>
      </w:r>
      <w:r>
        <w:t xml:space="preserve"> </w:t>
      </w:r>
      <w:r>
        <w:rPr>
          <w:rFonts w:hint="eastAsia"/>
        </w:rPr>
        <w:t>和</w:t>
      </w:r>
      <w:r>
        <w:rPr>
          <w:rFonts w:hint="eastAsia"/>
        </w:rPr>
        <w:t xml:space="preserve"> filter</w:t>
      </w:r>
      <w:r>
        <w:rPr>
          <w:rFonts w:hint="eastAsia"/>
        </w:rPr>
        <w:t>函数：</w:t>
      </w:r>
    </w:p>
    <w:p w14:paraId="6EE2D106" w14:textId="77777777" w:rsidR="002F3264" w:rsidRDefault="002F3264" w:rsidP="00942B94">
      <w:pPr>
        <w:pStyle w:val="90"/>
        <w:ind w:left="480"/>
      </w:pPr>
      <w:r>
        <w:rPr>
          <w:color w:val="58FF82"/>
        </w:rPr>
        <w:t>λ -&gt;</w:t>
      </w:r>
      <w:r>
        <w:t xml:space="preserve"> </w:t>
      </w:r>
      <w:bookmarkStart w:id="645" w:name="OLE_LINK236"/>
      <w:bookmarkStart w:id="646" w:name="OLE_LINK237"/>
      <w:bookmarkStart w:id="647" w:name="OLE_LINK238"/>
      <w:r>
        <w:t>map [\ {x} {* x x}] {1 2 3 4 5}</w:t>
      </w:r>
    </w:p>
    <w:bookmarkEnd w:id="645"/>
    <w:bookmarkEnd w:id="646"/>
    <w:bookmarkEnd w:id="647"/>
    <w:p w14:paraId="0E79B33E" w14:textId="77777777" w:rsidR="002F3264" w:rsidRDefault="002F3264" w:rsidP="00942B94">
      <w:pPr>
        <w:pStyle w:val="90"/>
        <w:ind w:left="480"/>
      </w:pPr>
      <w:r>
        <w:t>{1 4 9 16 25}</w:t>
      </w:r>
    </w:p>
    <w:p w14:paraId="6DDDFFE7" w14:textId="77777777" w:rsidR="002F3264" w:rsidRDefault="002F3264" w:rsidP="00942B94">
      <w:pPr>
        <w:pStyle w:val="90"/>
        <w:ind w:left="480"/>
      </w:pPr>
      <w:r>
        <w:rPr>
          <w:color w:val="58FF82"/>
        </w:rPr>
        <w:t>λ -&gt;</w:t>
      </w:r>
      <w:r>
        <w:t xml:space="preserve"> </w:t>
      </w:r>
      <w:bookmarkStart w:id="648" w:name="OLE_LINK239"/>
      <w:bookmarkStart w:id="649" w:name="OLE_LINK240"/>
      <w:r>
        <w:t>filter [\{x} {&gt; x 3}] {1 2 3 4 5}</w:t>
      </w:r>
    </w:p>
    <w:bookmarkEnd w:id="648"/>
    <w:bookmarkEnd w:id="649"/>
    <w:p w14:paraId="7C90B13E" w14:textId="290C938E" w:rsidR="002F3264" w:rsidRDefault="002F3264" w:rsidP="00942B94">
      <w:pPr>
        <w:pStyle w:val="90"/>
        <w:ind w:left="480"/>
      </w:pPr>
      <w:r>
        <w:t>{4 5}</w:t>
      </w:r>
    </w:p>
    <w:p w14:paraId="6285813B" w14:textId="5536E93A" w:rsidR="002F3264" w:rsidRPr="002F3264" w:rsidRDefault="002F3264" w:rsidP="002F3264">
      <w:pPr>
        <w:pStyle w:val="FirstParagraph"/>
        <w:spacing w:after="240"/>
        <w:ind w:firstLine="480"/>
      </w:pPr>
      <w:r>
        <w:rPr>
          <w:rFonts w:hint="eastAsia"/>
        </w:rPr>
        <w:t>其具体实现如下：</w:t>
      </w:r>
    </w:p>
    <w:p w14:paraId="661D605E" w14:textId="05696498" w:rsidR="002F3264" w:rsidRPr="002F3264" w:rsidRDefault="002F3264" w:rsidP="002F3264">
      <w:pPr>
        <w:pStyle w:val="a9"/>
      </w:pPr>
      <w:r>
        <w:rPr>
          <w:lang w:eastAsia="zh-CN"/>
        </w:rPr>
        <w:t>[func {first __lexpr} {eval [head __lexpr]}]</w:t>
      </w:r>
    </w:p>
    <w:p w14:paraId="7978FAA3" w14:textId="38711AC9" w:rsidR="00132876" w:rsidRPr="00132876" w:rsidRDefault="00132876" w:rsidP="00132876">
      <w:pPr>
        <w:pStyle w:val="a9"/>
      </w:pPr>
      <w:r w:rsidRPr="00132876">
        <w:t>[func {map __operation __list} {</w:t>
      </w:r>
    </w:p>
    <w:p w14:paraId="31344590" w14:textId="77777777" w:rsidR="00132876" w:rsidRPr="00132876" w:rsidRDefault="00132876" w:rsidP="00132876">
      <w:pPr>
        <w:pStyle w:val="a9"/>
      </w:pPr>
      <w:r w:rsidRPr="00132876">
        <w:t xml:space="preserve">    if[== __list nil]</w:t>
      </w:r>
    </w:p>
    <w:p w14:paraId="3D5D7303" w14:textId="77777777" w:rsidR="00132876" w:rsidRPr="00132876" w:rsidRDefault="00132876" w:rsidP="00132876">
      <w:pPr>
        <w:pStyle w:val="a9"/>
      </w:pPr>
      <w:r w:rsidRPr="00132876">
        <w:t xml:space="preserve">        {nil}</w:t>
      </w:r>
    </w:p>
    <w:p w14:paraId="451221CA" w14:textId="77777777" w:rsidR="00132876" w:rsidRPr="00132876" w:rsidRDefault="00132876" w:rsidP="00132876">
      <w:pPr>
        <w:pStyle w:val="a9"/>
      </w:pPr>
      <w:r w:rsidRPr="00132876">
        <w:t xml:space="preserve">        {join </w:t>
      </w:r>
    </w:p>
    <w:p w14:paraId="63A72B35" w14:textId="77777777" w:rsidR="00132876" w:rsidRPr="00132876" w:rsidRDefault="00132876" w:rsidP="00132876">
      <w:pPr>
        <w:pStyle w:val="a9"/>
      </w:pPr>
      <w:r w:rsidRPr="00132876">
        <w:t xml:space="preserve">            [list [__operation [first __list]]] </w:t>
      </w:r>
    </w:p>
    <w:p w14:paraId="1F316E84" w14:textId="77777777" w:rsidR="00132876" w:rsidRPr="00132876" w:rsidRDefault="00132876" w:rsidP="00132876">
      <w:pPr>
        <w:pStyle w:val="a9"/>
      </w:pPr>
      <w:r w:rsidRPr="00132876">
        <w:t xml:space="preserve">            [map __operation [tail __list]]}</w:t>
      </w:r>
    </w:p>
    <w:p w14:paraId="282D10BD" w14:textId="633BCD9C" w:rsidR="00132876" w:rsidRPr="00132876" w:rsidRDefault="00132876" w:rsidP="002F3264">
      <w:pPr>
        <w:pStyle w:val="a9"/>
        <w:ind w:firstLine="240"/>
      </w:pPr>
      <w:r w:rsidRPr="00132876">
        <w:t>}]</w:t>
      </w:r>
    </w:p>
    <w:p w14:paraId="5916F944" w14:textId="77777777" w:rsidR="00132876" w:rsidRPr="00132876" w:rsidRDefault="00132876" w:rsidP="00132876">
      <w:pPr>
        <w:pStyle w:val="a9"/>
      </w:pPr>
      <w:r w:rsidRPr="00132876">
        <w:t>[func {filter __fil __list} {</w:t>
      </w:r>
    </w:p>
    <w:p w14:paraId="61658A08" w14:textId="77777777" w:rsidR="00132876" w:rsidRPr="00132876" w:rsidRDefault="00132876" w:rsidP="00132876">
      <w:pPr>
        <w:pStyle w:val="a9"/>
      </w:pPr>
      <w:r w:rsidRPr="00132876">
        <w:t xml:space="preserve">    if [== __list nil]</w:t>
      </w:r>
    </w:p>
    <w:p w14:paraId="0F6D3711" w14:textId="77777777" w:rsidR="00132876" w:rsidRPr="00132876" w:rsidRDefault="00132876" w:rsidP="00132876">
      <w:pPr>
        <w:pStyle w:val="a9"/>
      </w:pPr>
      <w:r w:rsidRPr="00132876">
        <w:t xml:space="preserve">        {nil}</w:t>
      </w:r>
    </w:p>
    <w:p w14:paraId="1F1EA23B" w14:textId="77777777" w:rsidR="00912B44" w:rsidRDefault="00132876" w:rsidP="00132876">
      <w:pPr>
        <w:pStyle w:val="a9"/>
      </w:pPr>
      <w:r w:rsidRPr="00132876">
        <w:t xml:space="preserve">        {join </w:t>
      </w:r>
    </w:p>
    <w:p w14:paraId="6BE638B3" w14:textId="3B71FDB3" w:rsidR="00132876" w:rsidRPr="00132876" w:rsidRDefault="00132876" w:rsidP="00912B44">
      <w:pPr>
        <w:pStyle w:val="a9"/>
        <w:ind w:firstLineChars="350" w:firstLine="840"/>
      </w:pPr>
      <w:r w:rsidRPr="00132876">
        <w:t xml:space="preserve">[if [__fil [first __list]] </w:t>
      </w:r>
    </w:p>
    <w:p w14:paraId="7A1A2DB3" w14:textId="77777777" w:rsidR="00132876" w:rsidRPr="00132876" w:rsidRDefault="00132876" w:rsidP="00132876">
      <w:pPr>
        <w:pStyle w:val="a9"/>
      </w:pPr>
      <w:r w:rsidRPr="00132876">
        <w:t xml:space="preserve">                {head __list}</w:t>
      </w:r>
    </w:p>
    <w:p w14:paraId="595823D6" w14:textId="77777777" w:rsidR="00132876" w:rsidRPr="00132876" w:rsidRDefault="00132876" w:rsidP="00132876">
      <w:pPr>
        <w:pStyle w:val="a9"/>
      </w:pPr>
      <w:r w:rsidRPr="00132876">
        <w:t xml:space="preserve">                {nil}]</w:t>
      </w:r>
    </w:p>
    <w:p w14:paraId="2563B3AB" w14:textId="77777777" w:rsidR="00132876" w:rsidRPr="00132876" w:rsidRDefault="00132876" w:rsidP="00132876">
      <w:pPr>
        <w:pStyle w:val="a9"/>
      </w:pPr>
      <w:r w:rsidRPr="00132876">
        <w:t xml:space="preserve">              [filter __fil [tail __list]]}</w:t>
      </w:r>
    </w:p>
    <w:p w14:paraId="7CF06250" w14:textId="0DB15477" w:rsidR="00132876" w:rsidRDefault="00132876" w:rsidP="00132876">
      <w:pPr>
        <w:pStyle w:val="a9"/>
        <w:ind w:firstLine="240"/>
        <w:rPr>
          <w:lang w:eastAsia="zh-CN"/>
        </w:rPr>
      </w:pPr>
      <w:r w:rsidRPr="00132876">
        <w:rPr>
          <w:lang w:eastAsia="zh-CN"/>
        </w:rPr>
        <w:t>}]</w:t>
      </w:r>
    </w:p>
    <w:p w14:paraId="65D08F90" w14:textId="5CB952E5" w:rsidR="00132876" w:rsidRDefault="00912B44" w:rsidP="00912B44">
      <w:pPr>
        <w:pStyle w:val="FirstParagraph"/>
        <w:spacing w:after="240"/>
        <w:ind w:firstLine="480"/>
      </w:pPr>
      <w:r>
        <w:rPr>
          <w:rFonts w:hint="eastAsia"/>
        </w:rPr>
        <w:t>它们都接受一个函数作为操作，另一个</w:t>
      </w:r>
      <w:r>
        <w:rPr>
          <w:rFonts w:hint="eastAsia"/>
        </w:rPr>
        <w:t>Q-</w:t>
      </w:r>
      <w:r>
        <w:rPr>
          <w:rFonts w:hint="eastAsia"/>
        </w:rPr>
        <w:t>表达式作为操作的列表，实现思路也都是</w:t>
      </w:r>
      <w:r w:rsidR="00383C88">
        <w:rPr>
          <w:rFonts w:hint="eastAsia"/>
        </w:rPr>
        <w:t>join</w:t>
      </w:r>
      <w:r>
        <w:rPr>
          <w:rFonts w:hint="eastAsia"/>
        </w:rPr>
        <w:t>处理过的第一个元素以及其余递归后的元素。</w:t>
      </w:r>
    </w:p>
    <w:p w14:paraId="49783143" w14:textId="296211B3" w:rsidR="00674B62" w:rsidRDefault="00383C88" w:rsidP="00912B44">
      <w:pPr>
        <w:pStyle w:val="FirstParagraph"/>
        <w:spacing w:after="240"/>
        <w:ind w:firstLine="480"/>
      </w:pPr>
      <w:r>
        <w:rPr>
          <w:rFonts w:hint="eastAsia"/>
        </w:rPr>
        <w:t>本文</w:t>
      </w:r>
      <w:r w:rsidR="003A2D80">
        <w:rPr>
          <w:rFonts w:hint="eastAsia"/>
        </w:rPr>
        <w:t>还定义了一些常见的列表操作函数，</w:t>
      </w:r>
      <w:r w:rsidR="00684CC1">
        <w:rPr>
          <w:rFonts w:hint="eastAsia"/>
        </w:rPr>
        <w:t>举例和具体实现</w:t>
      </w:r>
      <w:r w:rsidR="003A2D80">
        <w:rPr>
          <w:rFonts w:hint="eastAsia"/>
        </w:rPr>
        <w:t>如下：</w:t>
      </w:r>
    </w:p>
    <w:p w14:paraId="598539F4" w14:textId="77777777" w:rsidR="00684CC1" w:rsidRDefault="00684CC1" w:rsidP="00942B94">
      <w:pPr>
        <w:pStyle w:val="90"/>
        <w:ind w:left="480"/>
      </w:pPr>
      <w:r>
        <w:rPr>
          <w:color w:val="58FF82"/>
        </w:rPr>
        <w:t>λ -&gt;</w:t>
      </w:r>
      <w:r>
        <w:t xml:space="preserve"> </w:t>
      </w:r>
      <w:bookmarkStart w:id="650" w:name="OLE_LINK232"/>
      <w:bookmarkStart w:id="651" w:name="OLE_LINK233"/>
      <w:r>
        <w:t>def {a b c d e f} 1 2 3 4 5 6</w:t>
      </w:r>
      <w:bookmarkEnd w:id="650"/>
      <w:bookmarkEnd w:id="651"/>
    </w:p>
    <w:p w14:paraId="670D1F8D" w14:textId="77777777" w:rsidR="00684CC1" w:rsidRDefault="00684CC1" w:rsidP="00942B94">
      <w:pPr>
        <w:pStyle w:val="90"/>
        <w:ind w:left="480"/>
      </w:pPr>
    </w:p>
    <w:p w14:paraId="7D806339" w14:textId="77777777" w:rsidR="00684CC1" w:rsidRDefault="00684CC1" w:rsidP="00942B94">
      <w:pPr>
        <w:pStyle w:val="90"/>
        <w:ind w:left="480"/>
      </w:pPr>
      <w:r>
        <w:rPr>
          <w:color w:val="58FF82"/>
        </w:rPr>
        <w:t>λ -&gt;</w:t>
      </w:r>
      <w:r>
        <w:t xml:space="preserve"> </w:t>
      </w:r>
      <w:bookmarkStart w:id="652" w:name="OLE_LINK234"/>
      <w:bookmarkStart w:id="653" w:name="OLE_LINK235"/>
      <w:r>
        <w:t>def {_list} {a b c d e f}</w:t>
      </w:r>
    </w:p>
    <w:bookmarkEnd w:id="652"/>
    <w:bookmarkEnd w:id="653"/>
    <w:p w14:paraId="416B7D57" w14:textId="77777777" w:rsidR="00684CC1" w:rsidRDefault="00684CC1" w:rsidP="00942B94">
      <w:pPr>
        <w:pStyle w:val="90"/>
        <w:ind w:left="480"/>
      </w:pPr>
    </w:p>
    <w:p w14:paraId="46436BD1" w14:textId="77777777" w:rsidR="00684CC1" w:rsidRDefault="00684CC1" w:rsidP="00942B94">
      <w:pPr>
        <w:pStyle w:val="90"/>
        <w:ind w:left="480"/>
      </w:pPr>
      <w:r>
        <w:rPr>
          <w:color w:val="58FF82"/>
        </w:rPr>
        <w:t>λ -&gt;</w:t>
      </w:r>
      <w:r>
        <w:t xml:space="preserve"> len _list</w:t>
      </w:r>
    </w:p>
    <w:p w14:paraId="238C1329" w14:textId="77777777" w:rsidR="00684CC1" w:rsidRDefault="00684CC1" w:rsidP="00942B94">
      <w:pPr>
        <w:pStyle w:val="90"/>
        <w:ind w:left="480"/>
      </w:pPr>
      <w:r>
        <w:t>6</w:t>
      </w:r>
    </w:p>
    <w:p w14:paraId="4FC7C464" w14:textId="77777777" w:rsidR="00684CC1" w:rsidRDefault="00684CC1" w:rsidP="00942B94">
      <w:pPr>
        <w:pStyle w:val="90"/>
        <w:ind w:left="480"/>
      </w:pPr>
      <w:r>
        <w:rPr>
          <w:color w:val="58FF82"/>
        </w:rPr>
        <w:t>λ -&gt;</w:t>
      </w:r>
      <w:r>
        <w:t xml:space="preserve"> at 3 _list</w:t>
      </w:r>
    </w:p>
    <w:p w14:paraId="3DC60885" w14:textId="77777777" w:rsidR="00684CC1" w:rsidRDefault="00684CC1" w:rsidP="00942B94">
      <w:pPr>
        <w:pStyle w:val="90"/>
        <w:ind w:left="480"/>
      </w:pPr>
      <w:r>
        <w:t>4</w:t>
      </w:r>
    </w:p>
    <w:p w14:paraId="7141A823" w14:textId="77777777" w:rsidR="00684CC1" w:rsidRDefault="00684CC1" w:rsidP="00942B94">
      <w:pPr>
        <w:pStyle w:val="90"/>
        <w:ind w:left="480"/>
      </w:pPr>
      <w:r>
        <w:rPr>
          <w:color w:val="58FF82"/>
        </w:rPr>
        <w:t>λ -&gt;</w:t>
      </w:r>
      <w:r>
        <w:t xml:space="preserve"> last _list</w:t>
      </w:r>
    </w:p>
    <w:p w14:paraId="7EDC2E0A" w14:textId="7FFC93BD" w:rsidR="00684CC1" w:rsidRDefault="00684CC1" w:rsidP="00942B94">
      <w:pPr>
        <w:pStyle w:val="90"/>
        <w:ind w:left="480"/>
      </w:pPr>
      <w:r>
        <w:t>6</w:t>
      </w:r>
    </w:p>
    <w:p w14:paraId="2D5C428E" w14:textId="77777777" w:rsidR="00684CC1" w:rsidRDefault="00684CC1" w:rsidP="00942B94">
      <w:pPr>
        <w:pStyle w:val="90"/>
        <w:ind w:left="480"/>
      </w:pPr>
      <w:r>
        <w:rPr>
          <w:color w:val="58FF82"/>
        </w:rPr>
        <w:t>λ -&gt;</w:t>
      </w:r>
      <w:r>
        <w:t xml:space="preserve"> iselem 8 _list</w:t>
      </w:r>
    </w:p>
    <w:p w14:paraId="17BCB645" w14:textId="47720F5D" w:rsidR="00684CC1" w:rsidRPr="00684CC1" w:rsidRDefault="00684CC1" w:rsidP="00942B94">
      <w:pPr>
        <w:pStyle w:val="90"/>
        <w:ind w:left="480"/>
      </w:pPr>
      <w:r>
        <w:t>0</w:t>
      </w:r>
    </w:p>
    <w:p w14:paraId="6A2ACC18" w14:textId="77777777" w:rsidR="003A2D80" w:rsidRPr="003A2D80" w:rsidRDefault="003A2D80" w:rsidP="00912B44">
      <w:pPr>
        <w:pStyle w:val="FirstParagraph"/>
        <w:spacing w:after="240"/>
        <w:ind w:firstLine="480"/>
      </w:pPr>
    </w:p>
    <w:p w14:paraId="62E389DD" w14:textId="77777777" w:rsidR="00CB0DBF" w:rsidRPr="001957DE" w:rsidDel="003C1DAD" w:rsidRDefault="00CB0DBF" w:rsidP="00052FD2">
      <w:pPr>
        <w:pStyle w:val="a9"/>
        <w:ind w:right="240"/>
        <w:rPr>
          <w:del w:id="654" w:author="ZHANG" w:date="2022-05-04T16:51:00Z"/>
          <w:lang w:eastAsia="zh-CN"/>
        </w:rPr>
      </w:pPr>
    </w:p>
    <w:p w14:paraId="159F0D29" w14:textId="08436ECB" w:rsidR="00052FD2" w:rsidRDefault="00052FD2" w:rsidP="00052FD2">
      <w:pPr>
        <w:pStyle w:val="a9"/>
        <w:rPr>
          <w:lang w:eastAsia="zh-CN"/>
        </w:rPr>
      </w:pPr>
      <w:r>
        <w:rPr>
          <w:lang w:eastAsia="zh-CN"/>
        </w:rPr>
        <w:t>[func {len __l</w:t>
      </w:r>
      <w:r w:rsidR="003A2D80">
        <w:rPr>
          <w:lang w:eastAsia="zh-CN"/>
        </w:rPr>
        <w:t>ist</w:t>
      </w:r>
      <w:r>
        <w:rPr>
          <w:lang w:eastAsia="zh-CN"/>
        </w:rPr>
        <w:t>}{</w:t>
      </w:r>
    </w:p>
    <w:p w14:paraId="11C8ADEC" w14:textId="3BC44284" w:rsidR="00052FD2" w:rsidRDefault="00052FD2" w:rsidP="00052FD2">
      <w:pPr>
        <w:pStyle w:val="a9"/>
        <w:rPr>
          <w:lang w:eastAsia="zh-CN"/>
        </w:rPr>
      </w:pPr>
      <w:r>
        <w:rPr>
          <w:lang w:eastAsia="zh-CN"/>
        </w:rPr>
        <w:t xml:space="preserve">    if [== __l</w:t>
      </w:r>
      <w:r w:rsidR="003A2D80">
        <w:rPr>
          <w:rFonts w:hint="eastAsia"/>
          <w:lang w:eastAsia="zh-CN"/>
        </w:rPr>
        <w:t>ist</w:t>
      </w:r>
      <w:r>
        <w:rPr>
          <w:lang w:eastAsia="zh-CN"/>
        </w:rPr>
        <w:t xml:space="preserve"> nil]</w:t>
      </w:r>
    </w:p>
    <w:p w14:paraId="5AC4E9E9" w14:textId="77777777" w:rsidR="00052FD2" w:rsidRDefault="00052FD2" w:rsidP="00052FD2">
      <w:pPr>
        <w:pStyle w:val="a9"/>
        <w:rPr>
          <w:lang w:eastAsia="zh-CN"/>
        </w:rPr>
      </w:pPr>
      <w:r>
        <w:rPr>
          <w:lang w:eastAsia="zh-CN"/>
        </w:rPr>
        <w:t xml:space="preserve">        {0}</w:t>
      </w:r>
    </w:p>
    <w:p w14:paraId="4F4E6BCE" w14:textId="05F0381A" w:rsidR="00052FD2" w:rsidRDefault="00052FD2" w:rsidP="00052FD2">
      <w:pPr>
        <w:pStyle w:val="a9"/>
        <w:rPr>
          <w:lang w:eastAsia="zh-CN"/>
        </w:rPr>
      </w:pPr>
      <w:r>
        <w:rPr>
          <w:lang w:eastAsia="zh-CN"/>
        </w:rPr>
        <w:t xml:space="preserve">        {+ 1 [len [tail __l</w:t>
      </w:r>
      <w:r w:rsidR="003A2D80">
        <w:rPr>
          <w:lang w:eastAsia="zh-CN"/>
        </w:rPr>
        <w:t>ist</w:t>
      </w:r>
      <w:r>
        <w:rPr>
          <w:lang w:eastAsia="zh-CN"/>
        </w:rPr>
        <w:t>]]}</w:t>
      </w:r>
    </w:p>
    <w:p w14:paraId="0E8AA7B7" w14:textId="77777777" w:rsidR="00052FD2" w:rsidRDefault="00052FD2" w:rsidP="00052FD2">
      <w:pPr>
        <w:pStyle w:val="a9"/>
        <w:rPr>
          <w:lang w:eastAsia="zh-CN"/>
        </w:rPr>
      </w:pPr>
      <w:r>
        <w:rPr>
          <w:lang w:eastAsia="zh-CN"/>
        </w:rPr>
        <w:t xml:space="preserve">        }]</w:t>
      </w:r>
    </w:p>
    <w:p w14:paraId="7850BDD7" w14:textId="77777777" w:rsidR="00052FD2" w:rsidRDefault="00052FD2" w:rsidP="00052FD2">
      <w:pPr>
        <w:pStyle w:val="a9"/>
        <w:rPr>
          <w:lang w:eastAsia="zh-CN"/>
        </w:rPr>
      </w:pPr>
      <w:r>
        <w:rPr>
          <w:lang w:eastAsia="zh-CN"/>
        </w:rPr>
        <w:t>[func {last __list} {</w:t>
      </w:r>
    </w:p>
    <w:p w14:paraId="4C8FE14F" w14:textId="77777777" w:rsidR="00052FD2" w:rsidRDefault="00052FD2" w:rsidP="00052FD2">
      <w:pPr>
        <w:pStyle w:val="a9"/>
        <w:rPr>
          <w:lang w:eastAsia="zh-CN"/>
        </w:rPr>
      </w:pPr>
      <w:r>
        <w:rPr>
          <w:lang w:eastAsia="zh-CN"/>
        </w:rPr>
        <w:t xml:space="preserve">    at [- [len __list] 1] __list</w:t>
      </w:r>
    </w:p>
    <w:p w14:paraId="46C36572" w14:textId="77777777" w:rsidR="00052FD2" w:rsidRDefault="00052FD2" w:rsidP="00052FD2">
      <w:pPr>
        <w:pStyle w:val="a9"/>
        <w:rPr>
          <w:lang w:eastAsia="zh-CN"/>
        </w:rPr>
      </w:pPr>
      <w:r>
        <w:rPr>
          <w:lang w:eastAsia="zh-CN"/>
        </w:rPr>
        <w:t xml:space="preserve">    }]</w:t>
      </w:r>
    </w:p>
    <w:p w14:paraId="5117A6C5" w14:textId="77777777" w:rsidR="00052FD2" w:rsidRDefault="00052FD2" w:rsidP="00052FD2">
      <w:pPr>
        <w:pStyle w:val="a9"/>
        <w:rPr>
          <w:lang w:eastAsia="zh-CN"/>
        </w:rPr>
      </w:pPr>
      <w:r>
        <w:rPr>
          <w:lang w:eastAsia="zh-CN"/>
        </w:rPr>
        <w:t>[func {at __n __list} {</w:t>
      </w:r>
    </w:p>
    <w:p w14:paraId="1365C409" w14:textId="77777777" w:rsidR="00052FD2" w:rsidRDefault="00052FD2" w:rsidP="00052FD2">
      <w:pPr>
        <w:pStyle w:val="a9"/>
        <w:rPr>
          <w:lang w:eastAsia="zh-CN"/>
        </w:rPr>
      </w:pPr>
      <w:r>
        <w:rPr>
          <w:lang w:eastAsia="zh-CN"/>
        </w:rPr>
        <w:t xml:space="preserve">    if [==  __n 0]</w:t>
      </w:r>
    </w:p>
    <w:p w14:paraId="421E5966" w14:textId="77777777" w:rsidR="00052FD2" w:rsidRDefault="00052FD2" w:rsidP="00052FD2">
      <w:pPr>
        <w:pStyle w:val="a9"/>
        <w:rPr>
          <w:lang w:eastAsia="zh-CN"/>
        </w:rPr>
      </w:pPr>
      <w:r>
        <w:rPr>
          <w:lang w:eastAsia="zh-CN"/>
        </w:rPr>
        <w:t xml:space="preserve">        {first __list}</w:t>
      </w:r>
    </w:p>
    <w:p w14:paraId="21586683" w14:textId="77777777" w:rsidR="00052FD2" w:rsidRDefault="00052FD2" w:rsidP="00052FD2">
      <w:pPr>
        <w:pStyle w:val="a9"/>
        <w:rPr>
          <w:lang w:eastAsia="zh-CN"/>
        </w:rPr>
      </w:pPr>
      <w:r>
        <w:rPr>
          <w:lang w:eastAsia="zh-CN"/>
        </w:rPr>
        <w:t xml:space="preserve">        {at [- __n 1] [tail __list]}</w:t>
      </w:r>
    </w:p>
    <w:p w14:paraId="57617BDE" w14:textId="77777777" w:rsidR="00052FD2" w:rsidRDefault="00052FD2" w:rsidP="00052FD2">
      <w:pPr>
        <w:pStyle w:val="a9"/>
        <w:rPr>
          <w:lang w:eastAsia="zh-CN"/>
        </w:rPr>
      </w:pPr>
      <w:r>
        <w:rPr>
          <w:lang w:eastAsia="zh-CN"/>
        </w:rPr>
        <w:t xml:space="preserve">        }]</w:t>
      </w:r>
    </w:p>
    <w:p w14:paraId="51D9CA0A" w14:textId="77777777" w:rsidR="00052FD2" w:rsidRDefault="00052FD2" w:rsidP="00052FD2">
      <w:pPr>
        <w:pStyle w:val="a9"/>
        <w:rPr>
          <w:lang w:eastAsia="zh-CN"/>
        </w:rPr>
      </w:pPr>
      <w:r>
        <w:rPr>
          <w:lang w:eastAsia="zh-CN"/>
        </w:rPr>
        <w:t>[func {iselem __x __list} {</w:t>
      </w:r>
    </w:p>
    <w:p w14:paraId="2B28CC08" w14:textId="77777777" w:rsidR="00052FD2" w:rsidRDefault="00052FD2" w:rsidP="00052FD2">
      <w:pPr>
        <w:pStyle w:val="a9"/>
        <w:rPr>
          <w:lang w:eastAsia="zh-CN"/>
        </w:rPr>
      </w:pPr>
      <w:r>
        <w:rPr>
          <w:lang w:eastAsia="zh-CN"/>
        </w:rPr>
        <w:t xml:space="preserve">    if [== __list nil]</w:t>
      </w:r>
    </w:p>
    <w:p w14:paraId="5728260C" w14:textId="77777777" w:rsidR="00052FD2" w:rsidRDefault="00052FD2" w:rsidP="00052FD2">
      <w:pPr>
        <w:pStyle w:val="a9"/>
        <w:rPr>
          <w:lang w:eastAsia="zh-CN"/>
        </w:rPr>
      </w:pPr>
      <w:r>
        <w:rPr>
          <w:lang w:eastAsia="zh-CN"/>
        </w:rPr>
        <w:t xml:space="preserve">        {false}</w:t>
      </w:r>
    </w:p>
    <w:p w14:paraId="3A487DB7" w14:textId="77777777" w:rsidR="00052FD2" w:rsidRDefault="00052FD2" w:rsidP="00052FD2">
      <w:pPr>
        <w:pStyle w:val="a9"/>
        <w:rPr>
          <w:lang w:eastAsia="zh-CN"/>
        </w:rPr>
      </w:pPr>
      <w:r>
        <w:rPr>
          <w:lang w:eastAsia="zh-CN"/>
        </w:rPr>
        <w:t xml:space="preserve">        {if [== _x __list]</w:t>
      </w:r>
    </w:p>
    <w:p w14:paraId="0A0BA9C7" w14:textId="77777777" w:rsidR="00052FD2" w:rsidRDefault="00052FD2" w:rsidP="00052FD2">
      <w:pPr>
        <w:pStyle w:val="a9"/>
        <w:rPr>
          <w:lang w:eastAsia="zh-CN"/>
        </w:rPr>
      </w:pPr>
      <w:r>
        <w:rPr>
          <w:lang w:eastAsia="zh-CN"/>
        </w:rPr>
        <w:t xml:space="preserve">            {true}</w:t>
      </w:r>
    </w:p>
    <w:p w14:paraId="7C7CF807" w14:textId="77777777" w:rsidR="00052FD2" w:rsidRDefault="00052FD2" w:rsidP="00052FD2">
      <w:pPr>
        <w:pStyle w:val="a9"/>
        <w:rPr>
          <w:lang w:eastAsia="zh-CN"/>
        </w:rPr>
      </w:pPr>
      <w:r>
        <w:rPr>
          <w:lang w:eastAsia="zh-CN"/>
        </w:rPr>
        <w:t xml:space="preserve">            {iselem __x [tail __list]}</w:t>
      </w:r>
    </w:p>
    <w:p w14:paraId="61442259" w14:textId="77777777" w:rsidR="00052FD2" w:rsidRDefault="00052FD2" w:rsidP="00052FD2">
      <w:pPr>
        <w:pStyle w:val="a9"/>
        <w:rPr>
          <w:lang w:eastAsia="zh-CN"/>
        </w:rPr>
      </w:pPr>
      <w:r>
        <w:rPr>
          <w:lang w:eastAsia="zh-CN"/>
        </w:rPr>
        <w:t xml:space="preserve">            }</w:t>
      </w:r>
    </w:p>
    <w:p w14:paraId="7C5C183A" w14:textId="4F239710" w:rsidR="00052FD2" w:rsidRPr="00132876" w:rsidRDefault="00052FD2" w:rsidP="00132876">
      <w:pPr>
        <w:pStyle w:val="a9"/>
        <w:ind w:firstLine="240"/>
        <w:rPr>
          <w:lang w:eastAsia="zh-CN"/>
        </w:rPr>
      </w:pPr>
      <w:r>
        <w:rPr>
          <w:lang w:eastAsia="zh-CN"/>
        </w:rPr>
        <w:t>}]</w:t>
      </w:r>
    </w:p>
    <w:p w14:paraId="4F5ABB4D" w14:textId="741A58EF" w:rsidR="00052FD2" w:rsidRPr="001957DE" w:rsidRDefault="00052FD2" w:rsidP="00052FD2">
      <w:pPr>
        <w:pStyle w:val="a9"/>
        <w:rPr>
          <w:rFonts w:cs="Times New Roman"/>
          <w:lang w:eastAsia="zh-CN"/>
        </w:rPr>
      </w:pPr>
      <w:r w:rsidRPr="00052FD2">
        <w:rPr>
          <w:rFonts w:cs="Times New Roman"/>
          <w:lang w:eastAsia="zh-CN"/>
        </w:rPr>
        <w:t>[func {join_eval &amp; xs} {eval xs}]</w:t>
      </w:r>
    </w:p>
    <w:p w14:paraId="3D43E5AF" w14:textId="3671CD2E" w:rsidR="00930EE2" w:rsidRDefault="005A716F" w:rsidP="00737B10">
      <w:pPr>
        <w:pStyle w:val="3"/>
      </w:pPr>
      <w:bookmarkStart w:id="655" w:name="_Toc104020946"/>
      <w:bookmarkStart w:id="656" w:name="数学函数"/>
      <w:bookmarkEnd w:id="644"/>
      <w:r w:rsidRPr="00DA5AF2">
        <w:rPr>
          <w:rFonts w:hint="eastAsia"/>
        </w:rPr>
        <w:t>数学函数</w:t>
      </w:r>
      <w:bookmarkEnd w:id="655"/>
    </w:p>
    <w:p w14:paraId="46D92EEF" w14:textId="41F5DF53" w:rsidR="00674B62" w:rsidRPr="00674B62" w:rsidRDefault="00674B62" w:rsidP="00674B62">
      <w:pPr>
        <w:pStyle w:val="FirstParagraph"/>
        <w:spacing w:after="240"/>
        <w:ind w:firstLine="480"/>
      </w:pPr>
      <w:r>
        <w:rPr>
          <w:rFonts w:hint="eastAsia"/>
        </w:rPr>
        <w:t>一些常见的数学函数是十分必要的，但是鉴于时间和笔者捉襟见肘的函数式编程水平，</w:t>
      </w:r>
      <w:r w:rsidR="00BD34B2">
        <w:rPr>
          <w:rFonts w:hint="eastAsia"/>
        </w:rPr>
        <w:t>只实现了一些最简单的数学函数</w:t>
      </w:r>
      <w:r>
        <w:rPr>
          <w:rFonts w:hint="eastAsia"/>
        </w:rPr>
        <w:t>。</w:t>
      </w:r>
    </w:p>
    <w:p w14:paraId="70CF2E02" w14:textId="77777777" w:rsidR="00235318" w:rsidRPr="001957DE" w:rsidRDefault="005A716F" w:rsidP="0066150F">
      <w:pPr>
        <w:pStyle w:val="a9"/>
        <w:rPr>
          <w:rStyle w:val="VerbatimChar"/>
          <w:rFonts w:ascii="Times New Roman" w:eastAsia="Consolas" w:hAnsi="Times New Roman" w:cs="Times New Roman"/>
          <w:rPrChange w:id="657" w:author="ZHANG" w:date="2022-05-04T16:49:00Z">
            <w:rPr>
              <w:rStyle w:val="VerbatimChar"/>
              <w:rFonts w:eastAsia="黑体" w:cstheme="majorBidi"/>
              <w:bCs/>
              <w:color w:val="000000" w:themeColor="text1"/>
              <w:lang w:eastAsia="zh-CN"/>
            </w:rPr>
          </w:rPrChange>
        </w:rPr>
      </w:pPr>
      <w:r w:rsidRPr="00794BD1">
        <w:rPr>
          <w:rStyle w:val="VerbatimChar"/>
          <w:rFonts w:ascii="Times New Roman" w:hAnsi="Times New Roman" w:cs="Times New Roman"/>
        </w:rPr>
        <w:t>; const define</w:t>
      </w:r>
      <w:r w:rsidRPr="00794BD1">
        <w:br/>
      </w:r>
      <w:r w:rsidRPr="00794BD1">
        <w:br/>
      </w:r>
      <w:r w:rsidRPr="00794BD1">
        <w:rPr>
          <w:rStyle w:val="VerbatimChar"/>
          <w:rFonts w:ascii="Times New Roman" w:hAnsi="Times New Roman" w:cs="Times New Roman"/>
        </w:rPr>
        <w:t>[def {MATH_E} `2.718`]</w:t>
      </w:r>
      <w:r w:rsidRPr="00794BD1">
        <w:br/>
      </w:r>
      <w:r w:rsidRPr="00794BD1">
        <w:rPr>
          <w:rStyle w:val="VerbatimChar"/>
          <w:rFonts w:ascii="Times New Roman" w:hAnsi="Times New Roman" w:cs="Times New Roman"/>
        </w:rPr>
        <w:t>[def {MATH_LN2} `0.693`]</w:t>
      </w:r>
      <w:r w:rsidRPr="00794BD1">
        <w:br/>
      </w:r>
      <w:r w:rsidRPr="00794BD1">
        <w:rPr>
          <w:rStyle w:val="VerbatimChar"/>
          <w:rFonts w:ascii="Times New Roman" w:hAnsi="Times New Roman" w:cs="Times New Roman"/>
        </w:rPr>
        <w:t>[def {MATH_LN10} `2.303`]</w:t>
      </w:r>
      <w:r w:rsidRPr="00794BD1">
        <w:br/>
      </w:r>
      <w:r w:rsidRPr="00794BD1">
        <w:rPr>
          <w:rStyle w:val="VerbatimChar"/>
          <w:rFonts w:ascii="Times New Roman" w:hAnsi="Times New Roman" w:cs="Times New Roman"/>
        </w:rPr>
        <w:t>[def {MATH_LOG2} `1.443`]</w:t>
      </w:r>
      <w:r w:rsidRPr="00794BD1">
        <w:br/>
      </w:r>
      <w:r w:rsidRPr="00794BD1">
        <w:rPr>
          <w:rStyle w:val="VerbatimChar"/>
          <w:rFonts w:ascii="Times New Roman" w:hAnsi="Times New Roman" w:cs="Times New Roman"/>
        </w:rPr>
        <w:t>[def {MATH_LOG10} `0.434`]</w:t>
      </w:r>
      <w:r w:rsidRPr="00794BD1">
        <w:br/>
      </w:r>
      <w:r w:rsidRPr="00794BD1">
        <w:rPr>
          <w:rStyle w:val="VerbatimChar"/>
          <w:rFonts w:ascii="Times New Roman" w:hAnsi="Times New Roman" w:cs="Times New Roman"/>
        </w:rPr>
        <w:t>[def {MATH_PI} `3.141`]</w:t>
      </w:r>
      <w:r w:rsidRPr="00794BD1">
        <w:br/>
      </w:r>
      <w:r w:rsidRPr="00794BD1">
        <w:rPr>
          <w:rStyle w:val="VerbatimChar"/>
          <w:rFonts w:ascii="Times New Roman" w:hAnsi="Times New Roman" w:cs="Times New Roman"/>
        </w:rPr>
        <w:t>[def {MATH_SQRT2} `1.414`]</w:t>
      </w:r>
    </w:p>
    <w:p w14:paraId="5724EED9" w14:textId="77777777" w:rsidR="00235318" w:rsidRPr="00794BD1" w:rsidRDefault="005A716F" w:rsidP="0066150F">
      <w:pPr>
        <w:pStyle w:val="a9"/>
      </w:pPr>
      <w:r w:rsidRPr="00794BD1">
        <w:br/>
      </w:r>
      <w:r w:rsidR="00235318" w:rsidRPr="00794BD1">
        <w:t xml:space="preserve">; function </w:t>
      </w:r>
    </w:p>
    <w:p w14:paraId="3EEBD8DE" w14:textId="77777777" w:rsidR="00235318" w:rsidRPr="00794BD1" w:rsidRDefault="00235318" w:rsidP="0066150F">
      <w:pPr>
        <w:pStyle w:val="a9"/>
      </w:pPr>
    </w:p>
    <w:p w14:paraId="3D6793DC" w14:textId="77777777" w:rsidR="00BD34B2" w:rsidRDefault="00BD34B2" w:rsidP="00BD34B2">
      <w:pPr>
        <w:pStyle w:val="a9"/>
      </w:pPr>
      <w:r>
        <w:t>[func {abs __num} {</w:t>
      </w:r>
    </w:p>
    <w:p w14:paraId="49A045F3" w14:textId="77777777" w:rsidR="00BD34B2" w:rsidRDefault="00BD34B2" w:rsidP="00BD34B2">
      <w:pPr>
        <w:pStyle w:val="a9"/>
      </w:pPr>
      <w:r>
        <w:t xml:space="preserve">      if [&gt; __num 0]</w:t>
      </w:r>
    </w:p>
    <w:p w14:paraId="24A84BC1" w14:textId="77777777" w:rsidR="00BD34B2" w:rsidRDefault="00BD34B2" w:rsidP="00BD34B2">
      <w:pPr>
        <w:pStyle w:val="a9"/>
      </w:pPr>
      <w:r>
        <w:t xml:space="preserve">        {__num}</w:t>
      </w:r>
    </w:p>
    <w:p w14:paraId="676EE1BC" w14:textId="77777777" w:rsidR="00BD34B2" w:rsidRDefault="00BD34B2" w:rsidP="00BD34B2">
      <w:pPr>
        <w:pStyle w:val="a9"/>
      </w:pPr>
      <w:r>
        <w:t xml:space="preserve">        {- __num}</w:t>
      </w:r>
    </w:p>
    <w:p w14:paraId="23D6D319" w14:textId="77777777" w:rsidR="00BD34B2" w:rsidRDefault="00BD34B2" w:rsidP="00BD34B2">
      <w:pPr>
        <w:pStyle w:val="a9"/>
      </w:pPr>
      <w:r>
        <w:t xml:space="preserve">      }]</w:t>
      </w:r>
    </w:p>
    <w:p w14:paraId="036D2BD8" w14:textId="77777777" w:rsidR="00BD34B2" w:rsidRDefault="00BD34B2" w:rsidP="00BD34B2">
      <w:pPr>
        <w:pStyle w:val="a9"/>
      </w:pPr>
    </w:p>
    <w:p w14:paraId="0E37B512" w14:textId="77777777" w:rsidR="00BD34B2" w:rsidRDefault="00BD34B2" w:rsidP="00BD34B2">
      <w:pPr>
        <w:pStyle w:val="a9"/>
      </w:pPr>
      <w:r>
        <w:t>[func {cube __num} {* __num __num __num}]</w:t>
      </w:r>
    </w:p>
    <w:p w14:paraId="0A2A1E7A" w14:textId="77777777" w:rsidR="00BD34B2" w:rsidRDefault="00BD34B2" w:rsidP="00BD34B2">
      <w:pPr>
        <w:pStyle w:val="a9"/>
      </w:pPr>
      <w:r>
        <w:t>[func {square __num} {* __num __num}]</w:t>
      </w:r>
    </w:p>
    <w:p w14:paraId="0CDFE4DF" w14:textId="77777777" w:rsidR="00BD34B2" w:rsidRDefault="00BD34B2" w:rsidP="00BD34B2">
      <w:pPr>
        <w:pStyle w:val="a9"/>
      </w:pPr>
    </w:p>
    <w:p w14:paraId="045BFB7C" w14:textId="77777777" w:rsidR="00BD34B2" w:rsidRDefault="00BD34B2" w:rsidP="00BD34B2">
      <w:pPr>
        <w:pStyle w:val="a9"/>
      </w:pPr>
      <w:r>
        <w:t>[func {range_sum __low __high} {</w:t>
      </w:r>
    </w:p>
    <w:p w14:paraId="57CB6790" w14:textId="77777777" w:rsidR="00BD34B2" w:rsidRDefault="00BD34B2" w:rsidP="00BD34B2">
      <w:pPr>
        <w:pStyle w:val="a9"/>
      </w:pPr>
      <w:r>
        <w:t xml:space="preserve">    if [&gt; __low __high]</w:t>
      </w:r>
    </w:p>
    <w:p w14:paraId="3150DCE6" w14:textId="77777777" w:rsidR="00BD34B2" w:rsidRDefault="00BD34B2" w:rsidP="00BD34B2">
      <w:pPr>
        <w:pStyle w:val="a9"/>
      </w:pPr>
      <w:r>
        <w:t xml:space="preserve">        {0}</w:t>
      </w:r>
    </w:p>
    <w:p w14:paraId="06373861" w14:textId="77777777" w:rsidR="00BD34B2" w:rsidRDefault="00BD34B2" w:rsidP="00BD34B2">
      <w:pPr>
        <w:pStyle w:val="a9"/>
      </w:pPr>
      <w:r>
        <w:t xml:space="preserve">        {+ __low [range_sum [+ __low 1] __high]}</w:t>
      </w:r>
    </w:p>
    <w:p w14:paraId="0F7A8608" w14:textId="77777777" w:rsidR="00BD34B2" w:rsidRDefault="00BD34B2" w:rsidP="00BD34B2">
      <w:pPr>
        <w:pStyle w:val="a9"/>
      </w:pPr>
      <w:r>
        <w:t xml:space="preserve">    }]</w:t>
      </w:r>
    </w:p>
    <w:p w14:paraId="6A749B7F" w14:textId="77777777" w:rsidR="00BD34B2" w:rsidRDefault="00BD34B2" w:rsidP="00BD34B2">
      <w:pPr>
        <w:pStyle w:val="a9"/>
      </w:pPr>
    </w:p>
    <w:p w14:paraId="167E58FE" w14:textId="77777777" w:rsidR="00BD34B2" w:rsidRDefault="00BD34B2" w:rsidP="00BD34B2">
      <w:pPr>
        <w:pStyle w:val="a9"/>
      </w:pPr>
      <w:r>
        <w:t>[func {exp __base __n} {</w:t>
      </w:r>
    </w:p>
    <w:p w14:paraId="0828B370" w14:textId="77777777" w:rsidR="00BD34B2" w:rsidRDefault="00BD34B2" w:rsidP="00BD34B2">
      <w:pPr>
        <w:pStyle w:val="a9"/>
      </w:pPr>
      <w:r>
        <w:t xml:space="preserve">    if [== __n 0]</w:t>
      </w:r>
    </w:p>
    <w:p w14:paraId="1C7874C8" w14:textId="77777777" w:rsidR="00BD34B2" w:rsidRDefault="00BD34B2" w:rsidP="00BD34B2">
      <w:pPr>
        <w:pStyle w:val="a9"/>
      </w:pPr>
      <w:r>
        <w:t xml:space="preserve">        {1}</w:t>
      </w:r>
    </w:p>
    <w:p w14:paraId="5424CCC2" w14:textId="77777777" w:rsidR="00BD34B2" w:rsidRDefault="00BD34B2" w:rsidP="00BD34B2">
      <w:pPr>
        <w:pStyle w:val="a9"/>
      </w:pPr>
      <w:r>
        <w:t xml:space="preserve">        {* __base [exp __base [- __n 1]]}</w:t>
      </w:r>
    </w:p>
    <w:p w14:paraId="4D1BC324" w14:textId="72197BC4" w:rsidR="00BD34B2" w:rsidRDefault="00BD34B2" w:rsidP="00BD34B2">
      <w:pPr>
        <w:pStyle w:val="a9"/>
        <w:ind w:firstLine="240"/>
      </w:pPr>
      <w:r>
        <w:t>}]</w:t>
      </w:r>
    </w:p>
    <w:p w14:paraId="15C64388" w14:textId="77777777" w:rsidR="00BD34B2" w:rsidRDefault="00BD34B2" w:rsidP="00BD34B2">
      <w:pPr>
        <w:pStyle w:val="a9"/>
        <w:ind w:firstLine="240"/>
      </w:pPr>
    </w:p>
    <w:p w14:paraId="3D1A0CDA" w14:textId="77777777" w:rsidR="00BD34B2" w:rsidRDefault="00BD34B2" w:rsidP="00BD34B2">
      <w:pPr>
        <w:pStyle w:val="a9"/>
      </w:pPr>
      <w:r>
        <w:t>[func {sum_square __base __n} {</w:t>
      </w:r>
    </w:p>
    <w:p w14:paraId="2B6BD9B1" w14:textId="77777777" w:rsidR="00BD34B2" w:rsidRDefault="00BD34B2" w:rsidP="00BD34B2">
      <w:pPr>
        <w:pStyle w:val="a9"/>
      </w:pPr>
      <w:r>
        <w:t xml:space="preserve">    if [== __n 0]</w:t>
      </w:r>
    </w:p>
    <w:p w14:paraId="638B349D" w14:textId="77777777" w:rsidR="00BD34B2" w:rsidRDefault="00BD34B2" w:rsidP="00BD34B2">
      <w:pPr>
        <w:pStyle w:val="a9"/>
      </w:pPr>
      <w:r>
        <w:t xml:space="preserve">        {1}</w:t>
      </w:r>
    </w:p>
    <w:p w14:paraId="6E6E58A7" w14:textId="763BAD5C" w:rsidR="00BD34B2" w:rsidRDefault="00BD34B2" w:rsidP="00BD34B2">
      <w:pPr>
        <w:pStyle w:val="a9"/>
      </w:pPr>
      <w:r>
        <w:t xml:space="preserve">        {</w:t>
      </w:r>
      <w:r w:rsidR="008014E4">
        <w:t>+</w:t>
      </w:r>
      <w:r>
        <w:t xml:space="preserve"> __base [sum_square __base [- __n 1]]}</w:t>
      </w:r>
    </w:p>
    <w:p w14:paraId="4F7C093F" w14:textId="787C7E36" w:rsidR="00BD34B2" w:rsidRDefault="00BD34B2" w:rsidP="00BD34B2">
      <w:pPr>
        <w:pStyle w:val="a9"/>
        <w:ind w:firstLine="240"/>
      </w:pPr>
      <w:r>
        <w:t>}]</w:t>
      </w:r>
    </w:p>
    <w:p w14:paraId="2B7311BE" w14:textId="77777777" w:rsidR="00BD34B2" w:rsidRDefault="00BD34B2" w:rsidP="00BD34B2">
      <w:pPr>
        <w:pStyle w:val="a9"/>
        <w:ind w:firstLine="240"/>
      </w:pPr>
    </w:p>
    <w:p w14:paraId="647B96EB" w14:textId="77777777" w:rsidR="00BD34B2" w:rsidRDefault="00BD34B2" w:rsidP="00BD34B2">
      <w:pPr>
        <w:pStyle w:val="a9"/>
      </w:pPr>
      <w:r>
        <w:t>[func {sum_cube __base __n} {</w:t>
      </w:r>
    </w:p>
    <w:p w14:paraId="745997D3" w14:textId="77777777" w:rsidR="00BD34B2" w:rsidRDefault="00BD34B2" w:rsidP="00BD34B2">
      <w:pPr>
        <w:pStyle w:val="a9"/>
      </w:pPr>
      <w:r>
        <w:t xml:space="preserve">    if [== __n 0]</w:t>
      </w:r>
    </w:p>
    <w:p w14:paraId="2C226D6B" w14:textId="77777777" w:rsidR="00BD34B2" w:rsidRDefault="00BD34B2" w:rsidP="00BD34B2">
      <w:pPr>
        <w:pStyle w:val="a9"/>
      </w:pPr>
      <w:r>
        <w:t xml:space="preserve">        {1}</w:t>
      </w:r>
    </w:p>
    <w:p w14:paraId="3FCC6DC6" w14:textId="7038D8D9" w:rsidR="00BD34B2" w:rsidRDefault="00BD34B2" w:rsidP="00BD34B2">
      <w:pPr>
        <w:pStyle w:val="a9"/>
      </w:pPr>
      <w:r>
        <w:t xml:space="preserve">        {</w:t>
      </w:r>
      <w:r w:rsidR="008014E4">
        <w:t>+</w:t>
      </w:r>
      <w:r>
        <w:t xml:space="preserve"> __base [sum_cube __base [- __n 1]]}</w:t>
      </w:r>
    </w:p>
    <w:p w14:paraId="3E25FB63" w14:textId="0CEF0DA7" w:rsidR="00912B44" w:rsidRDefault="00BD34B2" w:rsidP="00BD34B2">
      <w:pPr>
        <w:pStyle w:val="a9"/>
        <w:ind w:firstLine="240"/>
      </w:pPr>
      <w:r>
        <w:t>}]</w:t>
      </w:r>
    </w:p>
    <w:p w14:paraId="6F619070" w14:textId="77777777" w:rsidR="00BD34B2" w:rsidRDefault="00BD34B2" w:rsidP="00BD34B2">
      <w:pPr>
        <w:pStyle w:val="a9"/>
        <w:ind w:firstLine="240"/>
        <w:rPr>
          <w:lang w:eastAsia="zh-CN"/>
        </w:rPr>
      </w:pPr>
    </w:p>
    <w:p w14:paraId="6E3A6DEC" w14:textId="77777777" w:rsidR="00684CC1" w:rsidRDefault="00684CC1" w:rsidP="00684CC1">
      <w:pPr>
        <w:pStyle w:val="a9"/>
      </w:pPr>
      <w:r>
        <w:t>[func {fib __n} {</w:t>
      </w:r>
    </w:p>
    <w:p w14:paraId="5297DE6F" w14:textId="77777777" w:rsidR="00684CC1" w:rsidRDefault="00684CC1" w:rsidP="00684CC1">
      <w:pPr>
        <w:pStyle w:val="a9"/>
      </w:pPr>
      <w:r>
        <w:t xml:space="preserve">    if [== __n 0] </w:t>
      </w:r>
    </w:p>
    <w:p w14:paraId="273D3127" w14:textId="77777777" w:rsidR="00684CC1" w:rsidRDefault="00684CC1" w:rsidP="00684CC1">
      <w:pPr>
        <w:pStyle w:val="a9"/>
      </w:pPr>
      <w:r>
        <w:t xml:space="preserve">        {0}</w:t>
      </w:r>
    </w:p>
    <w:p w14:paraId="71935D10" w14:textId="77777777" w:rsidR="00684CC1" w:rsidRDefault="00684CC1" w:rsidP="00684CC1">
      <w:pPr>
        <w:pStyle w:val="a9"/>
      </w:pPr>
      <w:r>
        <w:t xml:space="preserve">        {if [== __n 1] </w:t>
      </w:r>
    </w:p>
    <w:p w14:paraId="3D661BFC" w14:textId="77777777" w:rsidR="00684CC1" w:rsidRDefault="00684CC1" w:rsidP="00684CC1">
      <w:pPr>
        <w:pStyle w:val="a9"/>
      </w:pPr>
      <w:r>
        <w:t xml:space="preserve">            {1}</w:t>
      </w:r>
    </w:p>
    <w:p w14:paraId="114C5F0D" w14:textId="77777777" w:rsidR="00684CC1" w:rsidRDefault="00684CC1" w:rsidP="00684CC1">
      <w:pPr>
        <w:pStyle w:val="a9"/>
      </w:pPr>
      <w:r>
        <w:t xml:space="preserve">            {+ </w:t>
      </w:r>
    </w:p>
    <w:p w14:paraId="39E73AA8" w14:textId="77777777" w:rsidR="00684CC1" w:rsidRDefault="00684CC1" w:rsidP="00684CC1">
      <w:pPr>
        <w:pStyle w:val="a9"/>
      </w:pPr>
      <w:r>
        <w:t xml:space="preserve">            [fib [- __n 1]]</w:t>
      </w:r>
    </w:p>
    <w:p w14:paraId="76C21D10" w14:textId="77777777" w:rsidR="00684CC1" w:rsidRDefault="00684CC1" w:rsidP="00684CC1">
      <w:pPr>
        <w:pStyle w:val="a9"/>
      </w:pPr>
      <w:r>
        <w:t xml:space="preserve">            [fib [- __n 2]]</w:t>
      </w:r>
    </w:p>
    <w:p w14:paraId="0FE1ED72" w14:textId="77777777" w:rsidR="00684CC1" w:rsidRDefault="00684CC1" w:rsidP="00684CC1">
      <w:pPr>
        <w:pStyle w:val="a9"/>
      </w:pPr>
      <w:r>
        <w:t xml:space="preserve">            }</w:t>
      </w:r>
    </w:p>
    <w:p w14:paraId="695EE0FD" w14:textId="77777777" w:rsidR="00684CC1" w:rsidRDefault="00684CC1" w:rsidP="00684CC1">
      <w:pPr>
        <w:pStyle w:val="a9"/>
      </w:pPr>
      <w:r>
        <w:t xml:space="preserve">        } </w:t>
      </w:r>
    </w:p>
    <w:p w14:paraId="1A16C8BD" w14:textId="27BC0FF0" w:rsidR="00052FD2" w:rsidRDefault="00684CC1" w:rsidP="006D6E26">
      <w:pPr>
        <w:pStyle w:val="a9"/>
      </w:pPr>
      <w:r>
        <w:t xml:space="preserve">    }]</w:t>
      </w:r>
      <w:bookmarkEnd w:id="469"/>
      <w:bookmarkEnd w:id="610"/>
      <w:bookmarkEnd w:id="656"/>
    </w:p>
    <w:p w14:paraId="7DC8E7C4" w14:textId="4E22BD6C" w:rsidR="00FA0B01" w:rsidRPr="00FA0B01" w:rsidRDefault="00FA0B01" w:rsidP="00052FD2">
      <w:pPr>
        <w:pStyle w:val="a9"/>
        <w:rPr>
          <w:lang w:eastAsia="zh-CN"/>
        </w:rPr>
      </w:pPr>
      <w:r>
        <w:rPr>
          <w:lang w:eastAsia="zh-CN"/>
        </w:rPr>
        <w:br w:type="page"/>
      </w:r>
    </w:p>
    <w:p w14:paraId="54ED1B5A" w14:textId="79F8CB44" w:rsidR="00CB0DBF" w:rsidRPr="00241E03" w:rsidRDefault="00CB0DBF" w:rsidP="008B27CB">
      <w:pPr>
        <w:pStyle w:val="1"/>
      </w:pPr>
      <w:bookmarkStart w:id="658" w:name="_Toc104020947"/>
      <w:r w:rsidRPr="001957DE">
        <w:t>结论</w:t>
      </w:r>
      <w:bookmarkEnd w:id="658"/>
    </w:p>
    <w:p w14:paraId="273F3EA3" w14:textId="77777777" w:rsidR="00930EE2" w:rsidRPr="001957DE" w:rsidRDefault="005A716F" w:rsidP="00D846E7">
      <w:pPr>
        <w:pStyle w:val="2"/>
        <w:spacing w:after="240"/>
        <w:rPr>
          <w:rFonts w:cs="Times New Roman"/>
        </w:rPr>
      </w:pPr>
      <w:bookmarkStart w:id="659" w:name="_Toc104020948"/>
      <w:r w:rsidRPr="001957DE">
        <w:rPr>
          <w:rFonts w:cs="Times New Roman"/>
        </w:rPr>
        <w:t>测试用例</w:t>
      </w:r>
      <w:bookmarkEnd w:id="659"/>
    </w:p>
    <w:p w14:paraId="20B194C9" w14:textId="4FD0EF45" w:rsidR="00674B62" w:rsidRDefault="005A716F" w:rsidP="002A64AF">
      <w:pPr>
        <w:pStyle w:val="FirstParagraph"/>
        <w:spacing w:after="240"/>
        <w:ind w:firstLine="480"/>
      </w:pPr>
      <w:r w:rsidRPr="001957DE">
        <w:t>本系统分别在两台</w:t>
      </w:r>
      <w:r w:rsidRPr="001957DE">
        <w:t xml:space="preserve">UNXI </w:t>
      </w:r>
      <w:r w:rsidRPr="001957DE">
        <w:t>机器上进行</w:t>
      </w:r>
      <w:r w:rsidR="00674B62">
        <w:rPr>
          <w:rFonts w:hint="eastAsia"/>
        </w:rPr>
        <w:t>了</w:t>
      </w:r>
      <w:r w:rsidRPr="001957DE">
        <w:t>测试，</w:t>
      </w:r>
      <w:r w:rsidR="00674B62">
        <w:rPr>
          <w:rFonts w:hint="eastAsia"/>
        </w:rPr>
        <w:t>系统信息如下图所示：</w:t>
      </w:r>
    </w:p>
    <w:p w14:paraId="7B0B8141" w14:textId="77777777" w:rsidR="00674B62" w:rsidRPr="001957DE" w:rsidRDefault="00674B62" w:rsidP="00674B62">
      <w:pPr>
        <w:pStyle w:val="CaptionedFigure"/>
        <w:ind w:firstLine="480"/>
        <w:jc w:val="center"/>
        <w:rPr>
          <w:rFonts w:cs="Times New Roman"/>
          <w:lang w:eastAsia="zh-CN"/>
        </w:rPr>
      </w:pPr>
      <w:r w:rsidRPr="001957DE">
        <w:rPr>
          <w:rFonts w:cs="Times New Roman"/>
          <w:noProof/>
          <w:lang w:eastAsia="zh-CN"/>
        </w:rPr>
        <w:drawing>
          <wp:anchor distT="0" distB="0" distL="114300" distR="114300" simplePos="0" relativeHeight="251679232" behindDoc="0" locked="0" layoutInCell="1" allowOverlap="1" wp14:anchorId="29F06AA0" wp14:editId="68746C7F">
            <wp:simplePos x="0" y="0"/>
            <wp:positionH relativeFrom="column">
              <wp:posOffset>205740</wp:posOffset>
            </wp:positionH>
            <wp:positionV relativeFrom="paragraph">
              <wp:posOffset>0</wp:posOffset>
            </wp:positionV>
            <wp:extent cx="4982400" cy="2851200"/>
            <wp:effectExtent l="0" t="0" r="0" b="0"/>
            <wp:wrapTopAndBottom/>
            <wp:docPr id="13" name="Picture" descr="IMG_2711"/>
            <wp:cNvGraphicFramePr/>
            <a:graphic xmlns:a="http://schemas.openxmlformats.org/drawingml/2006/main">
              <a:graphicData uri="http://schemas.openxmlformats.org/drawingml/2006/picture">
                <pic:pic xmlns:pic="http://schemas.openxmlformats.org/drawingml/2006/picture">
                  <pic:nvPicPr>
                    <pic:cNvPr id="0" name="Picture" descr="./IMG_2711.JPE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982400" cy="285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69BF3FA" w14:textId="51F0355A" w:rsidR="00674B62" w:rsidRDefault="00674B62" w:rsidP="00674B62">
      <w:pPr>
        <w:pStyle w:val="aff"/>
        <w:spacing w:after="240"/>
        <w:ind w:firstLine="482"/>
      </w:pPr>
      <w:bookmarkStart w:id="660" w:name="OLE_LINK104"/>
      <w:bookmarkStart w:id="661" w:name="OLE_LINK105"/>
      <w:r w:rsidRPr="00B77F41">
        <w:rPr>
          <w:rFonts w:hint="eastAsia"/>
          <w:b/>
        </w:rPr>
        <w:t>图</w:t>
      </w:r>
      <w:r w:rsidR="00AD5CD8">
        <w:rPr>
          <w:b/>
        </w:rPr>
        <w:t>1</w:t>
      </w:r>
      <w:r w:rsidR="00ED2E2B">
        <w:rPr>
          <w:b/>
        </w:rPr>
        <w:t>8</w:t>
      </w:r>
      <w:r w:rsidRPr="00B77F41">
        <w:t>在不同UNIX 机器上的运行</w:t>
      </w:r>
      <w:bookmarkEnd w:id="660"/>
      <w:bookmarkEnd w:id="661"/>
    </w:p>
    <w:p w14:paraId="4052BF1E" w14:textId="0B503FF0" w:rsidR="00930EE2" w:rsidRPr="001957DE" w:rsidRDefault="00A815E4" w:rsidP="002A64AF">
      <w:pPr>
        <w:pStyle w:val="FirstParagraph"/>
        <w:spacing w:after="240"/>
        <w:ind w:firstLine="480"/>
      </w:pPr>
      <w:r w:rsidRPr="001957DE">
        <w:t>初次运行需要安装以下依赖库：</w:t>
      </w:r>
    </w:p>
    <w:p w14:paraId="417ABBD0" w14:textId="35B7602E" w:rsidR="000B295F" w:rsidRPr="001957DE" w:rsidRDefault="005A716F" w:rsidP="00942B94">
      <w:pPr>
        <w:pStyle w:val="90"/>
        <w:ind w:left="480"/>
        <w:rPr>
          <w:rStyle w:val="VerbatimChar"/>
          <w:rFonts w:ascii="Times New Roman" w:hAnsi="Times New Roman"/>
          <w:lang w:eastAsia="en-US"/>
          <w:rPrChange w:id="662" w:author="ZHANG" w:date="2022-05-04T16:49:00Z">
            <w:rPr>
              <w:rStyle w:val="VerbatimChar"/>
              <w:rFonts w:eastAsiaTheme="minorEastAsia" w:cstheme="minorBidi"/>
              <w:color w:val="auto"/>
            </w:rPr>
          </w:rPrChange>
        </w:rPr>
      </w:pPr>
      <w:bookmarkStart w:id="663" w:name="OLE_LINK120"/>
      <w:bookmarkStart w:id="664" w:name="OLE_LINK121"/>
      <w:r w:rsidRPr="009F78C1">
        <w:rPr>
          <w:rStyle w:val="VerbatimChar"/>
          <w:rFonts w:ascii="Times New Roman" w:hAnsi="Times New Roman"/>
        </w:rPr>
        <w:t>make</w:t>
      </w:r>
    </w:p>
    <w:p w14:paraId="1C83F335" w14:textId="2EC64071" w:rsidR="000B295F" w:rsidRPr="009F78C1" w:rsidRDefault="005A716F" w:rsidP="00942B94">
      <w:pPr>
        <w:pStyle w:val="90"/>
        <w:ind w:left="480"/>
        <w:rPr>
          <w:rStyle w:val="VerbatimChar"/>
          <w:rFonts w:ascii="Times New Roman" w:hAnsi="Times New Roman"/>
        </w:rPr>
      </w:pPr>
      <w:r w:rsidRPr="009F78C1">
        <w:rPr>
          <w:rStyle w:val="VerbatimChar"/>
          <w:rFonts w:ascii="Times New Roman" w:hAnsi="Times New Roman"/>
        </w:rPr>
        <w:t>clang</w:t>
      </w:r>
      <w:r w:rsidR="009F78C1">
        <w:rPr>
          <w:rStyle w:val="VerbatimChar"/>
          <w:rFonts w:ascii="Times New Roman" w:hAnsi="Times New Roman"/>
        </w:rPr>
        <w:t xml:space="preserve"> </w:t>
      </w:r>
      <w:r w:rsidR="00A815E4" w:rsidRPr="009F78C1">
        <w:rPr>
          <w:rStyle w:val="VerbatimChar"/>
          <w:rFonts w:ascii="Times New Roman" w:hAnsi="Times New Roman"/>
        </w:rPr>
        <w:t>or gcc</w:t>
      </w:r>
      <w:bookmarkStart w:id="665" w:name="OLE_LINK118"/>
      <w:bookmarkStart w:id="666" w:name="OLE_LINK119"/>
    </w:p>
    <w:p w14:paraId="0D15E72A" w14:textId="0B054AB6" w:rsidR="00930EE2" w:rsidRPr="00182CC9" w:rsidRDefault="005A716F" w:rsidP="00942B94">
      <w:pPr>
        <w:pStyle w:val="90"/>
        <w:ind w:left="480"/>
      </w:pPr>
      <w:r w:rsidRPr="009F78C1">
        <w:rPr>
          <w:rStyle w:val="VerbatimChar"/>
          <w:rFonts w:ascii="Times New Roman" w:hAnsi="Times New Roman"/>
        </w:rPr>
        <w:t>libreadine-dev</w:t>
      </w:r>
      <w:bookmarkEnd w:id="665"/>
      <w:bookmarkEnd w:id="666"/>
    </w:p>
    <w:bookmarkEnd w:id="663"/>
    <w:bookmarkEnd w:id="664"/>
    <w:p w14:paraId="1C51DE7F" w14:textId="528280B3" w:rsidR="006353D0" w:rsidRDefault="000B295F" w:rsidP="002A64AF">
      <w:pPr>
        <w:pStyle w:val="FirstParagraph"/>
        <w:spacing w:after="240"/>
        <w:ind w:firstLine="480"/>
      </w:pPr>
      <w:r w:rsidRPr="001957DE">
        <w:t>进入开发文件夹之后用以下命令</w:t>
      </w:r>
      <w:bookmarkStart w:id="667" w:name="OLE_LINK174"/>
      <w:bookmarkStart w:id="668" w:name="OLE_LINK175"/>
      <w:r w:rsidRPr="001957DE">
        <w:t>安装</w:t>
      </w:r>
      <w:r w:rsidRPr="001957DE">
        <w:t>/</w:t>
      </w:r>
      <w:r w:rsidRPr="001957DE">
        <w:t>卸载</w:t>
      </w:r>
      <w:r w:rsidRPr="001957DE">
        <w:t>/</w:t>
      </w:r>
      <w:r w:rsidRPr="001957DE">
        <w:t>调试</w:t>
      </w:r>
      <w:r w:rsidRPr="001957DE">
        <w:t>/</w:t>
      </w:r>
      <w:r w:rsidRPr="001957DE">
        <w:t>测试</w:t>
      </w:r>
      <w:r w:rsidRPr="001957DE">
        <w:t>:</w:t>
      </w:r>
      <w:bookmarkEnd w:id="667"/>
      <w:bookmarkEnd w:id="668"/>
    </w:p>
    <w:p w14:paraId="73902991" w14:textId="598DAB69" w:rsidR="00150FD7" w:rsidRPr="00150FD7" w:rsidRDefault="00150FD7" w:rsidP="00942B94">
      <w:pPr>
        <w:pStyle w:val="90"/>
        <w:ind w:left="480"/>
      </w:pPr>
      <w:r w:rsidRPr="00150FD7">
        <w:rPr>
          <w:color w:val="00FF26"/>
        </w:rPr>
        <w:t>&gt;&gt;</w:t>
      </w:r>
      <w:r w:rsidRPr="00150FD7">
        <w:t xml:space="preserve"> make install</w:t>
      </w:r>
    </w:p>
    <w:p w14:paraId="2AF5BAC1" w14:textId="220DC0CF" w:rsidR="00150FD7" w:rsidRPr="00150FD7" w:rsidRDefault="00150FD7" w:rsidP="00942B94">
      <w:pPr>
        <w:pStyle w:val="90"/>
        <w:ind w:left="480"/>
      </w:pPr>
      <w:r w:rsidRPr="00150FD7">
        <w:rPr>
          <w:color w:val="00FF26"/>
        </w:rPr>
        <w:t xml:space="preserve">&gt;&gt; </w:t>
      </w:r>
      <w:r w:rsidRPr="00150FD7">
        <w:t>make clean</w:t>
      </w:r>
    </w:p>
    <w:p w14:paraId="04AA8D6F" w14:textId="5895133F" w:rsidR="00150FD7" w:rsidRPr="00150FD7" w:rsidRDefault="00150FD7" w:rsidP="00942B94">
      <w:pPr>
        <w:pStyle w:val="90"/>
        <w:ind w:left="480"/>
      </w:pPr>
      <w:r w:rsidRPr="00150FD7">
        <w:rPr>
          <w:color w:val="00FF26"/>
        </w:rPr>
        <w:t xml:space="preserve">&gt;&gt; </w:t>
      </w:r>
      <w:r w:rsidRPr="00150FD7">
        <w:t>make debug</w:t>
      </w:r>
    </w:p>
    <w:p w14:paraId="6A104834" w14:textId="66CC5B03" w:rsidR="00150FD7" w:rsidRPr="00150FD7" w:rsidRDefault="00150FD7" w:rsidP="00942B94">
      <w:pPr>
        <w:pStyle w:val="90"/>
        <w:ind w:left="480"/>
      </w:pPr>
      <w:r w:rsidRPr="00150FD7">
        <w:rPr>
          <w:color w:val="00FF26"/>
        </w:rPr>
        <w:t>&gt;&gt;</w:t>
      </w:r>
      <w:r w:rsidRPr="00150FD7">
        <w:t xml:space="preserve"> test</w:t>
      </w:r>
    </w:p>
    <w:p w14:paraId="6AB9F3D3" w14:textId="77777777" w:rsidR="004933DA" w:rsidRPr="001957DE" w:rsidRDefault="004933DA" w:rsidP="002A64AF">
      <w:pPr>
        <w:pStyle w:val="FirstParagraph"/>
        <w:spacing w:after="240"/>
        <w:ind w:firstLine="480"/>
      </w:pPr>
      <w:r w:rsidRPr="001957DE">
        <w:t>运行选择可以直接执行二进制文件：</w:t>
      </w:r>
    </w:p>
    <w:p w14:paraId="7ACBD837" w14:textId="2AA9ECA7" w:rsidR="004933DA" w:rsidRPr="004647B8" w:rsidRDefault="004933DA" w:rsidP="00942B94">
      <w:pPr>
        <w:pStyle w:val="90"/>
        <w:ind w:left="480"/>
        <w:rPr>
          <w:rStyle w:val="VerbatimChar"/>
          <w:rFonts w:ascii="Times New Roman" w:eastAsia="微软雅黑" w:hAnsi="Times New Roman"/>
          <w:sz w:val="24"/>
          <w:rPrChange w:id="669" w:author="ZHANG" w:date="2022-05-04T16:49:00Z">
            <w:rPr>
              <w:rStyle w:val="VerbatimChar"/>
              <w:rFonts w:ascii="微软雅黑" w:eastAsia="微软雅黑" w:hAnsi="微软雅黑" w:cs="微软雅黑"/>
              <w:color w:val="auto"/>
            </w:rPr>
          </w:rPrChange>
        </w:rPr>
      </w:pPr>
      <w:bookmarkStart w:id="670" w:name="OLE_LINK126"/>
      <w:bookmarkStart w:id="671" w:name="OLE_LINK127"/>
      <w:r w:rsidRPr="004647B8">
        <w:rPr>
          <w:rStyle w:val="VerbatimChar"/>
          <w:rFonts w:ascii="Times New Roman" w:hAnsi="Times New Roman"/>
          <w:color w:val="00FF26"/>
          <w:sz w:val="24"/>
          <w:rPrChange w:id="672" w:author="ZHANG" w:date="2022-05-04T16:49:00Z">
            <w:rPr>
              <w:rStyle w:val="VerbatimChar"/>
            </w:rPr>
          </w:rPrChange>
        </w:rPr>
        <w:t>(debug_use_)</w:t>
      </w:r>
      <w:r w:rsidR="004647B8" w:rsidRPr="004647B8">
        <w:rPr>
          <w:rStyle w:val="VerbatimChar"/>
          <w:rFonts w:ascii="Times New Roman" w:hAnsi="Times New Roman"/>
          <w:color w:val="00FF26"/>
          <w:sz w:val="24"/>
        </w:rPr>
        <w:t xml:space="preserve"> </w:t>
      </w:r>
      <w:r w:rsidRPr="004647B8">
        <w:rPr>
          <w:rStyle w:val="VerbatimChar"/>
          <w:rFonts w:ascii="Times New Roman" w:hAnsi="Times New Roman"/>
          <w:color w:val="00FF26"/>
          <w:sz w:val="24"/>
          <w:rPrChange w:id="673" w:author="ZHANG" w:date="2022-05-04T16:49:00Z">
            <w:rPr>
              <w:rStyle w:val="VerbatimChar"/>
            </w:rPr>
          </w:rPrChange>
        </w:rPr>
        <w:t>&gt;&gt;</w:t>
      </w:r>
      <w:r w:rsidR="004647B8">
        <w:rPr>
          <w:rStyle w:val="VerbatimChar"/>
          <w:rFonts w:ascii="Times New Roman" w:hAnsi="Times New Roman"/>
          <w:color w:val="00FF26"/>
          <w:sz w:val="24"/>
        </w:rPr>
        <w:t xml:space="preserve"> </w:t>
      </w:r>
      <w:r w:rsidRPr="004647B8">
        <w:rPr>
          <w:rStyle w:val="VerbatimChar"/>
          <w:rFonts w:ascii="Times New Roman" w:eastAsia="微软雅黑" w:hAnsi="Times New Roman"/>
          <w:sz w:val="24"/>
          <w:rPrChange w:id="674" w:author="ZHANG" w:date="2022-05-04T16:49:00Z">
            <w:rPr>
              <w:rStyle w:val="VerbatimChar"/>
              <w:rFonts w:ascii="微软雅黑" w:eastAsia="微软雅黑" w:hAnsi="微软雅黑" w:cs="微软雅黑"/>
            </w:rPr>
          </w:rPrChange>
        </w:rPr>
        <w:t xml:space="preserve">./lac </w:t>
      </w:r>
    </w:p>
    <w:p w14:paraId="7932ABC4" w14:textId="127A6A67" w:rsidR="004933DA" w:rsidRPr="00247F2E" w:rsidRDefault="004933DA" w:rsidP="00942B94">
      <w:pPr>
        <w:pStyle w:val="90"/>
        <w:ind w:left="480"/>
        <w:rPr>
          <w:rStyle w:val="VerbatimChar"/>
          <w:rFonts w:ascii="Times New Roman" w:hAnsi="Times New Roman"/>
          <w:sz w:val="24"/>
        </w:rPr>
      </w:pPr>
      <w:r w:rsidRPr="004647B8">
        <w:rPr>
          <w:rStyle w:val="VerbatimChar"/>
          <w:rFonts w:ascii="Times New Roman" w:hAnsi="Times New Roman"/>
          <w:color w:val="00FF26"/>
          <w:sz w:val="24"/>
          <w:rPrChange w:id="675" w:author="ZHANG" w:date="2022-05-04T16:49:00Z">
            <w:rPr>
              <w:rStyle w:val="VerbatimChar"/>
            </w:rPr>
          </w:rPrChange>
        </w:rPr>
        <w:t>(regular_use)</w:t>
      </w:r>
      <w:r w:rsidR="004647B8" w:rsidRPr="004647B8">
        <w:rPr>
          <w:rStyle w:val="VerbatimChar"/>
          <w:rFonts w:ascii="Times New Roman" w:hAnsi="Times New Roman"/>
          <w:color w:val="00FF26"/>
          <w:sz w:val="24"/>
        </w:rPr>
        <w:t xml:space="preserve"> </w:t>
      </w:r>
      <w:r w:rsidRPr="004647B8">
        <w:rPr>
          <w:rStyle w:val="VerbatimChar"/>
          <w:rFonts w:ascii="Times New Roman" w:hAnsi="Times New Roman"/>
          <w:color w:val="00FF26"/>
          <w:sz w:val="24"/>
          <w:rPrChange w:id="676" w:author="ZHANG" w:date="2022-05-04T16:49:00Z">
            <w:rPr>
              <w:rStyle w:val="VerbatimChar"/>
            </w:rPr>
          </w:rPrChange>
        </w:rPr>
        <w:t xml:space="preserve">&gt;&gt; </w:t>
      </w:r>
      <w:r w:rsidRPr="00247F2E">
        <w:rPr>
          <w:rStyle w:val="VerbatimChar"/>
          <w:rFonts w:ascii="Times New Roman" w:hAnsi="Times New Roman"/>
          <w:sz w:val="24"/>
        </w:rPr>
        <w:t>./build/lac</w:t>
      </w:r>
    </w:p>
    <w:bookmarkEnd w:id="670"/>
    <w:bookmarkEnd w:id="671"/>
    <w:p w14:paraId="27F46CB9" w14:textId="77777777" w:rsidR="004933DA" w:rsidRPr="001957DE" w:rsidRDefault="004933DA" w:rsidP="00AD5CD8">
      <w:pPr>
        <w:pStyle w:val="FirstParagraph"/>
        <w:spacing w:after="240"/>
        <w:ind w:firstLine="480"/>
      </w:pPr>
      <w:r w:rsidRPr="001957DE">
        <w:t>或者</w:t>
      </w:r>
      <w:r w:rsidR="00841CDC" w:rsidRPr="001957DE">
        <w:t>将当前路径加入系统执行路径中直接运行：</w:t>
      </w:r>
    </w:p>
    <w:p w14:paraId="66FBCC0C" w14:textId="49D3020E" w:rsidR="00185778" w:rsidRPr="004647B8" w:rsidRDefault="004647B8" w:rsidP="00942B94">
      <w:pPr>
        <w:pStyle w:val="90"/>
        <w:ind w:left="480"/>
      </w:pPr>
      <w:r w:rsidRPr="004647B8">
        <w:rPr>
          <w:rFonts w:hint="eastAsia"/>
          <w:color w:val="00FF26"/>
        </w:rPr>
        <w:t>e</w:t>
      </w:r>
      <w:r w:rsidR="00841CDC" w:rsidRPr="004647B8">
        <w:rPr>
          <w:color w:val="00FF26"/>
        </w:rPr>
        <w:t>xport</w:t>
      </w:r>
      <w:r>
        <w:t xml:space="preserve"> </w:t>
      </w:r>
      <w:r w:rsidR="00841CDC" w:rsidRPr="004647B8">
        <w:t>PATH="</w:t>
      </w:r>
      <w:r w:rsidR="00841CDC" w:rsidRPr="004647B8">
        <w:rPr>
          <w:rFonts w:eastAsiaTheme="minorEastAsia" w:hint="eastAsia"/>
          <w:rPrChange w:id="677" w:author="ZHANG" w:date="2022-05-04T16:49:00Z">
            <w:rPr>
              <w:rFonts w:asciiTheme="minorEastAsia" w:eastAsiaTheme="minorEastAsia" w:hAnsiTheme="minorEastAsia" w:cs="微软雅黑" w:hint="eastAsia"/>
            </w:rPr>
          </w:rPrChange>
        </w:rPr>
        <w:t>当前绝对路径</w:t>
      </w:r>
      <w:r w:rsidR="00841CDC" w:rsidRPr="004647B8">
        <w:t>/build_Lachesis/build:$PATH"</w:t>
      </w:r>
    </w:p>
    <w:p w14:paraId="16B4FEDC" w14:textId="47351284" w:rsidR="00930EE2" w:rsidRPr="00AD5CD8" w:rsidRDefault="00185778" w:rsidP="00942B94">
      <w:pPr>
        <w:pStyle w:val="90"/>
        <w:ind w:left="480"/>
      </w:pPr>
      <w:r w:rsidRPr="004647B8">
        <w:t>(input) &gt;&gt;lac</w:t>
      </w:r>
    </w:p>
    <w:p w14:paraId="38A1FA3E" w14:textId="77777777" w:rsidR="00930EE2" w:rsidRPr="001957DE" w:rsidRDefault="005A716F" w:rsidP="002A64AF">
      <w:pPr>
        <w:pStyle w:val="FirstParagraph"/>
        <w:spacing w:after="240"/>
        <w:ind w:firstLine="480"/>
      </w:pPr>
      <w:r w:rsidRPr="001957DE">
        <w:t>一个用</w:t>
      </w:r>
      <w:r w:rsidRPr="001957DE">
        <w:t xml:space="preserve"> Lachesis </w:t>
      </w:r>
      <w:r w:rsidRPr="001957DE">
        <w:t>自身写成的单元测试集合被用来测试程序</w:t>
      </w:r>
      <w:r w:rsidR="004933DA" w:rsidRPr="001957DE">
        <w:t>，结果如下表所示：</w:t>
      </w:r>
    </w:p>
    <w:p w14:paraId="3909EF78" w14:textId="77777777" w:rsidR="006353D0" w:rsidRPr="001957DE" w:rsidRDefault="006353D0" w:rsidP="002A64AF">
      <w:pPr>
        <w:pStyle w:val="FirstParagraph"/>
        <w:spacing w:after="240"/>
        <w:ind w:firstLine="480"/>
      </w:pPr>
    </w:p>
    <w:p w14:paraId="4D34AB5B" w14:textId="7A8AE063" w:rsidR="00930EE2" w:rsidRPr="002E03C6" w:rsidRDefault="002E03C6" w:rsidP="00B77F41">
      <w:pPr>
        <w:pStyle w:val="aff"/>
      </w:pPr>
      <w:bookmarkStart w:id="678" w:name="OLE_LINK157"/>
      <w:bookmarkStart w:id="679" w:name="OLE_LINK166"/>
      <w:bookmarkStart w:id="680" w:name="OLE_LINK167"/>
      <w:r w:rsidRPr="002E03C6">
        <w:rPr>
          <w:rFonts w:hint="eastAsia"/>
          <w:b/>
        </w:rPr>
        <w:t>表</w:t>
      </w:r>
      <w:r>
        <w:rPr>
          <w:b/>
        </w:rPr>
        <w:t xml:space="preserve">6 </w:t>
      </w:r>
      <w:r w:rsidRPr="002E03C6">
        <w:rPr>
          <w:rFonts w:hint="eastAsia"/>
        </w:rPr>
        <w:t>预置函数测试表</w:t>
      </w:r>
    </w:p>
    <w:tbl>
      <w:tblPr>
        <w:tblStyle w:val="Table"/>
        <w:tblW w:w="0" w:type="auto"/>
        <w:tblBorders>
          <w:top w:val="single" w:sz="6" w:space="0" w:color="auto"/>
          <w:bottom w:val="single" w:sz="6" w:space="0" w:color="auto"/>
        </w:tblBorders>
        <w:tblLook w:val="0020" w:firstRow="1" w:lastRow="0" w:firstColumn="0" w:lastColumn="0" w:noHBand="0" w:noVBand="0"/>
      </w:tblPr>
      <w:tblGrid>
        <w:gridCol w:w="2235"/>
        <w:gridCol w:w="3427"/>
        <w:gridCol w:w="3103"/>
      </w:tblGrid>
      <w:tr w:rsidR="006A2544" w:rsidRPr="001957DE" w14:paraId="07F749CA" w14:textId="77777777" w:rsidTr="002E03C6">
        <w:trPr>
          <w:cnfStyle w:val="100000000000" w:firstRow="1" w:lastRow="0" w:firstColumn="0" w:lastColumn="0" w:oddVBand="0" w:evenVBand="0" w:oddHBand="0" w:evenHBand="0" w:firstRowFirstColumn="0" w:firstRowLastColumn="0" w:lastRowFirstColumn="0" w:lastRowLastColumn="0"/>
          <w:tblHeader/>
        </w:trPr>
        <w:tc>
          <w:tcPr>
            <w:tcW w:w="2235" w:type="dxa"/>
            <w:tcBorders>
              <w:top w:val="single" w:sz="6" w:space="0" w:color="auto"/>
              <w:bottom w:val="single" w:sz="6" w:space="0" w:color="auto"/>
            </w:tcBorders>
          </w:tcPr>
          <w:bookmarkEnd w:id="678"/>
          <w:bookmarkEnd w:id="679"/>
          <w:bookmarkEnd w:id="680"/>
          <w:p w14:paraId="789E96F3" w14:textId="77777777" w:rsidR="006A2544" w:rsidRPr="002E03C6" w:rsidRDefault="006A2544" w:rsidP="007B2EDF">
            <w:pPr>
              <w:pStyle w:val="Compact"/>
              <w:rPr>
                <w:b/>
                <w:bCs/>
              </w:rPr>
            </w:pPr>
            <w:r w:rsidRPr="002E03C6">
              <w:rPr>
                <w:b/>
                <w:bCs/>
              </w:rPr>
              <w:t>测试名称</w:t>
            </w:r>
          </w:p>
        </w:tc>
        <w:tc>
          <w:tcPr>
            <w:tcW w:w="3427" w:type="dxa"/>
            <w:tcBorders>
              <w:top w:val="single" w:sz="6" w:space="0" w:color="auto"/>
              <w:bottom w:val="single" w:sz="6" w:space="0" w:color="auto"/>
            </w:tcBorders>
          </w:tcPr>
          <w:p w14:paraId="7711E0C2" w14:textId="77777777" w:rsidR="006A2544" w:rsidRPr="002E03C6" w:rsidRDefault="006A2544" w:rsidP="007B2EDF">
            <w:pPr>
              <w:pStyle w:val="Compact"/>
              <w:rPr>
                <w:b/>
                <w:bCs/>
              </w:rPr>
            </w:pPr>
            <w:r w:rsidRPr="002E03C6">
              <w:rPr>
                <w:b/>
                <w:bCs/>
              </w:rPr>
              <w:t>样例</w:t>
            </w:r>
          </w:p>
        </w:tc>
        <w:tc>
          <w:tcPr>
            <w:tcW w:w="3103" w:type="dxa"/>
            <w:tcBorders>
              <w:top w:val="single" w:sz="6" w:space="0" w:color="auto"/>
              <w:bottom w:val="single" w:sz="6" w:space="0" w:color="auto"/>
            </w:tcBorders>
          </w:tcPr>
          <w:p w14:paraId="03E875AE" w14:textId="77777777" w:rsidR="006A2544" w:rsidRPr="002E03C6" w:rsidRDefault="006A2544" w:rsidP="007B2EDF">
            <w:pPr>
              <w:pStyle w:val="Compact"/>
              <w:rPr>
                <w:b/>
                <w:bCs/>
              </w:rPr>
            </w:pPr>
            <w:r w:rsidRPr="002E03C6">
              <w:rPr>
                <w:b/>
                <w:bCs/>
              </w:rPr>
              <w:t>结果</w:t>
            </w:r>
          </w:p>
        </w:tc>
      </w:tr>
      <w:tr w:rsidR="006A2544" w:rsidRPr="001957DE" w14:paraId="26A533B8" w14:textId="77777777" w:rsidTr="002E03C6">
        <w:tc>
          <w:tcPr>
            <w:tcW w:w="2235" w:type="dxa"/>
            <w:tcBorders>
              <w:top w:val="single" w:sz="6" w:space="0" w:color="auto"/>
            </w:tcBorders>
          </w:tcPr>
          <w:p w14:paraId="34D678FD" w14:textId="77777777" w:rsidR="006A2544" w:rsidRPr="001957DE" w:rsidRDefault="006A2544" w:rsidP="007B2EDF">
            <w:pPr>
              <w:pStyle w:val="Compact"/>
            </w:pPr>
            <w:r w:rsidRPr="001957DE">
              <w:t>简单整数加减乘除</w:t>
            </w:r>
          </w:p>
        </w:tc>
        <w:tc>
          <w:tcPr>
            <w:tcW w:w="3427" w:type="dxa"/>
            <w:tcBorders>
              <w:top w:val="single" w:sz="6" w:space="0" w:color="auto"/>
            </w:tcBorders>
          </w:tcPr>
          <w:p w14:paraId="22EC5B01" w14:textId="77777777" w:rsidR="006A2544" w:rsidRPr="001957DE" w:rsidRDefault="006A2544" w:rsidP="007B2EDF">
            <w:pPr>
              <w:pStyle w:val="Compact"/>
            </w:pPr>
            <w:r w:rsidRPr="001957DE">
              <w:t>+-*/ 1 3</w:t>
            </w:r>
          </w:p>
        </w:tc>
        <w:tc>
          <w:tcPr>
            <w:tcW w:w="3103" w:type="dxa"/>
            <w:tcBorders>
              <w:top w:val="single" w:sz="6" w:space="0" w:color="auto"/>
            </w:tcBorders>
          </w:tcPr>
          <w:p w14:paraId="606BE7B7" w14:textId="77777777" w:rsidR="006A2544" w:rsidRPr="001957DE" w:rsidRDefault="006A2544" w:rsidP="007B2EDF">
            <w:pPr>
              <w:pStyle w:val="Compact"/>
            </w:pPr>
            <w:r w:rsidRPr="001957DE">
              <w:rPr>
                <w:rFonts w:ascii="Apple Color Emoji" w:eastAsia="MS Mincho" w:hAnsi="Apple Color Emoji" w:cs="Apple Color Emoji"/>
                <w:rPrChange w:id="681" w:author="ZHANG" w:date="2022-05-04T16:49:00Z">
                  <w:rPr>
                    <w:rFonts w:ascii="Apple Color Emoji" w:hAnsi="Apple Color Emoji" w:cs="Apple Color Emoji"/>
                  </w:rPr>
                </w:rPrChange>
              </w:rPr>
              <w:t>✅</w:t>
            </w:r>
            <w:r w:rsidRPr="001957DE">
              <w:t>结果正确</w:t>
            </w:r>
          </w:p>
        </w:tc>
      </w:tr>
      <w:tr w:rsidR="006A2544" w:rsidRPr="001957DE" w14:paraId="7B647C73" w14:textId="77777777" w:rsidTr="002E03C6">
        <w:tc>
          <w:tcPr>
            <w:tcW w:w="2235" w:type="dxa"/>
          </w:tcPr>
          <w:p w14:paraId="2ABDE453" w14:textId="2120206A" w:rsidR="006A2544" w:rsidRPr="001957DE" w:rsidRDefault="006A2544" w:rsidP="007B2EDF">
            <w:pPr>
              <w:pStyle w:val="Compact"/>
              <w:rPr>
                <w:lang w:eastAsia="zh-CN"/>
              </w:rPr>
            </w:pPr>
            <w:r w:rsidRPr="001957DE">
              <w:rPr>
                <w:lang w:eastAsia="zh-CN"/>
              </w:rPr>
              <w:t>越界整数加法乘法</w:t>
            </w:r>
          </w:p>
        </w:tc>
        <w:tc>
          <w:tcPr>
            <w:tcW w:w="3427" w:type="dxa"/>
          </w:tcPr>
          <w:p w14:paraId="51ED0CC2" w14:textId="1B5C96DA" w:rsidR="006A2544" w:rsidRPr="001957DE" w:rsidRDefault="006A2544" w:rsidP="007B2EDF">
            <w:pPr>
              <w:pStyle w:val="Compact"/>
            </w:pPr>
            <w:r w:rsidRPr="001957DE">
              <w:t xml:space="preserve">+-*/ </w:t>
            </w:r>
            <w:r w:rsidR="002E03C6" w:rsidRPr="001957DE">
              <w:t>1.79E+</w:t>
            </w:r>
            <w:r w:rsidR="002E03C6">
              <w:t>11</w:t>
            </w:r>
            <w:r w:rsidRPr="001957DE">
              <w:t xml:space="preserve"> </w:t>
            </w:r>
            <w:r w:rsidR="002E03C6" w:rsidRPr="001957DE">
              <w:t>1.79E+</w:t>
            </w:r>
            <w:r w:rsidR="002E03C6">
              <w:t>13</w:t>
            </w:r>
          </w:p>
        </w:tc>
        <w:tc>
          <w:tcPr>
            <w:tcW w:w="3103" w:type="dxa"/>
          </w:tcPr>
          <w:p w14:paraId="0E0F48B2" w14:textId="77777777" w:rsidR="006A2544" w:rsidRPr="001957DE" w:rsidRDefault="006A2544" w:rsidP="007B2EDF">
            <w:pPr>
              <w:pStyle w:val="Compact"/>
            </w:pPr>
            <w:r w:rsidRPr="001957DE">
              <w:rPr>
                <w:rFonts w:ascii="Apple Color Emoji" w:eastAsia="MS Mincho" w:hAnsi="Apple Color Emoji" w:cs="Apple Color Emoji"/>
                <w:rPrChange w:id="682" w:author="ZHANG" w:date="2022-05-04T16:49:00Z">
                  <w:rPr>
                    <w:rFonts w:ascii="Apple Color Emoji" w:hAnsi="Apple Color Emoji" w:cs="Apple Color Emoji"/>
                  </w:rPr>
                </w:rPrChange>
              </w:rPr>
              <w:t>✅</w:t>
            </w:r>
            <w:r w:rsidRPr="001957DE">
              <w:t>成功捕获异常</w:t>
            </w:r>
          </w:p>
        </w:tc>
      </w:tr>
      <w:tr w:rsidR="006A2544" w:rsidRPr="001957DE" w14:paraId="1937864F" w14:textId="77777777" w:rsidTr="002E03C6">
        <w:tc>
          <w:tcPr>
            <w:tcW w:w="2235" w:type="dxa"/>
          </w:tcPr>
          <w:p w14:paraId="590732EC" w14:textId="74BBC4DE" w:rsidR="006A2544" w:rsidRPr="001957DE" w:rsidRDefault="006A2544" w:rsidP="007B2EDF">
            <w:pPr>
              <w:pStyle w:val="Compact"/>
              <w:rPr>
                <w:lang w:eastAsia="zh-CN"/>
              </w:rPr>
            </w:pPr>
            <w:r w:rsidRPr="001957DE">
              <w:rPr>
                <w:lang w:eastAsia="zh-CN"/>
              </w:rPr>
              <w:t>结果越界整数加法乘法</w:t>
            </w:r>
          </w:p>
        </w:tc>
        <w:tc>
          <w:tcPr>
            <w:tcW w:w="3427" w:type="dxa"/>
          </w:tcPr>
          <w:p w14:paraId="04397E5A" w14:textId="4C09B98D" w:rsidR="006A2544" w:rsidRPr="001957DE" w:rsidRDefault="006A2544" w:rsidP="007B2EDF">
            <w:pPr>
              <w:pStyle w:val="Compact"/>
            </w:pPr>
            <w:r w:rsidRPr="001957DE">
              <w:t xml:space="preserve">+* 21331 </w:t>
            </w:r>
            <w:r w:rsidR="002E03C6" w:rsidRPr="001957DE">
              <w:t>1.79E+39</w:t>
            </w:r>
          </w:p>
        </w:tc>
        <w:tc>
          <w:tcPr>
            <w:tcW w:w="3103" w:type="dxa"/>
          </w:tcPr>
          <w:p w14:paraId="2CB0E46A" w14:textId="77777777" w:rsidR="006A2544" w:rsidRPr="001957DE" w:rsidRDefault="006A2544" w:rsidP="007B2EDF">
            <w:pPr>
              <w:pStyle w:val="Compact"/>
              <w:rPr>
                <w:lang w:eastAsia="zh-CN"/>
              </w:rPr>
            </w:pPr>
            <w:r w:rsidRPr="007B2EDF">
              <w:rPr>
                <w:rFonts w:ascii="Apple Color Emoji" w:hAnsi="Apple Color Emoji" w:cs="Apple Color Emoji"/>
                <w:lang w:eastAsia="zh-CN"/>
              </w:rPr>
              <w:t>✴</w:t>
            </w:r>
            <w:r w:rsidRPr="001957DE">
              <w:rPr>
                <w:rFonts w:eastAsia="MS Mincho"/>
                <w:lang w:eastAsia="zh-CN"/>
                <w:rPrChange w:id="683" w:author="ZHANG" w:date="2022-05-04T16:49:00Z">
                  <w:rPr>
                    <w:rFonts w:ascii="Apple Color Emoji" w:hAnsi="Apple Color Emoji" w:cs="Apple Color Emoji"/>
                    <w:lang w:eastAsia="zh-CN"/>
                  </w:rPr>
                </w:rPrChange>
              </w:rPr>
              <w:t>️</w:t>
            </w:r>
            <w:r w:rsidRPr="001957DE">
              <w:rPr>
                <w:lang w:eastAsia="zh-CN"/>
              </w:rPr>
              <w:t>结果溢出，未成功捕获异常，程序正常</w:t>
            </w:r>
          </w:p>
        </w:tc>
      </w:tr>
      <w:tr w:rsidR="006A2544" w:rsidRPr="001957DE" w14:paraId="293451EB" w14:textId="77777777" w:rsidTr="002E03C6">
        <w:tc>
          <w:tcPr>
            <w:tcW w:w="2235" w:type="dxa"/>
          </w:tcPr>
          <w:p w14:paraId="02284956" w14:textId="77777777" w:rsidR="006A2544" w:rsidRPr="001957DE" w:rsidRDefault="006A2544" w:rsidP="007B2EDF">
            <w:pPr>
              <w:pStyle w:val="Compact"/>
            </w:pPr>
            <w:r w:rsidRPr="001957DE">
              <w:t>简单浮点数加减乘除</w:t>
            </w:r>
          </w:p>
        </w:tc>
        <w:tc>
          <w:tcPr>
            <w:tcW w:w="3427" w:type="dxa"/>
          </w:tcPr>
          <w:p w14:paraId="5E922A67" w14:textId="77777777" w:rsidR="006A2544" w:rsidRPr="001957DE" w:rsidRDefault="006A2544" w:rsidP="007B2EDF">
            <w:pPr>
              <w:pStyle w:val="Compact"/>
            </w:pPr>
            <w:r w:rsidRPr="001957DE">
              <w:t>+-*/ 1.22 3.23</w:t>
            </w:r>
          </w:p>
        </w:tc>
        <w:tc>
          <w:tcPr>
            <w:tcW w:w="3103" w:type="dxa"/>
          </w:tcPr>
          <w:p w14:paraId="28719A2C" w14:textId="77777777" w:rsidR="006A2544" w:rsidRPr="001957DE" w:rsidRDefault="006A2544" w:rsidP="007B2EDF">
            <w:pPr>
              <w:pStyle w:val="Compact"/>
            </w:pPr>
            <w:r w:rsidRPr="001957DE">
              <w:rPr>
                <w:rFonts w:ascii="Apple Color Emoji" w:eastAsia="MS Mincho" w:hAnsi="Apple Color Emoji" w:cs="Apple Color Emoji"/>
                <w:rPrChange w:id="684" w:author="ZHANG" w:date="2022-05-04T16:49:00Z">
                  <w:rPr>
                    <w:rFonts w:ascii="Apple Color Emoji" w:hAnsi="Apple Color Emoji" w:cs="Apple Color Emoji"/>
                  </w:rPr>
                </w:rPrChange>
              </w:rPr>
              <w:t>✅</w:t>
            </w:r>
            <w:r w:rsidRPr="001957DE">
              <w:t>结果正确</w:t>
            </w:r>
          </w:p>
        </w:tc>
      </w:tr>
      <w:tr w:rsidR="006A2544" w:rsidRPr="001957DE" w14:paraId="53FAA1C5" w14:textId="77777777" w:rsidTr="002E03C6">
        <w:tc>
          <w:tcPr>
            <w:tcW w:w="2235" w:type="dxa"/>
          </w:tcPr>
          <w:p w14:paraId="5737663B" w14:textId="6EB15AE8" w:rsidR="006A2544" w:rsidRPr="001957DE" w:rsidRDefault="006A2544" w:rsidP="007B2EDF">
            <w:pPr>
              <w:pStyle w:val="Compact"/>
              <w:rPr>
                <w:lang w:eastAsia="zh-CN"/>
              </w:rPr>
            </w:pPr>
            <w:r w:rsidRPr="001957DE">
              <w:rPr>
                <w:lang w:eastAsia="zh-CN"/>
              </w:rPr>
              <w:t>输入越界浮点数加法乘法</w:t>
            </w:r>
          </w:p>
        </w:tc>
        <w:tc>
          <w:tcPr>
            <w:tcW w:w="3427" w:type="dxa"/>
          </w:tcPr>
          <w:p w14:paraId="0359D8AD" w14:textId="77777777" w:rsidR="006A2544" w:rsidRPr="001957DE" w:rsidRDefault="006A2544" w:rsidP="007B2EDF">
            <w:pPr>
              <w:pStyle w:val="Compact"/>
            </w:pPr>
            <w:r w:rsidRPr="001957DE">
              <w:t xml:space="preserve">+-*/ </w:t>
            </w:r>
            <w:bookmarkStart w:id="685" w:name="OLE_LINK103"/>
            <w:bookmarkStart w:id="686" w:name="OLE_LINK156"/>
            <w:r w:rsidRPr="001957DE">
              <w:t>-1.79E+309</w:t>
            </w:r>
            <w:bookmarkEnd w:id="685"/>
            <w:bookmarkEnd w:id="686"/>
            <w:r w:rsidRPr="001957DE">
              <w:t xml:space="preserve"> +1.79E+309</w:t>
            </w:r>
          </w:p>
        </w:tc>
        <w:tc>
          <w:tcPr>
            <w:tcW w:w="3103" w:type="dxa"/>
          </w:tcPr>
          <w:p w14:paraId="28DA2643" w14:textId="73B46239" w:rsidR="006A2544" w:rsidRPr="001957DE" w:rsidRDefault="006A2544" w:rsidP="007B2EDF">
            <w:pPr>
              <w:pStyle w:val="Compact"/>
              <w:rPr>
                <w:lang w:eastAsia="zh-CN"/>
              </w:rPr>
            </w:pPr>
            <w:r w:rsidRPr="007B2EDF">
              <w:rPr>
                <w:rFonts w:ascii="Apple Color Emoji" w:hAnsi="Apple Color Emoji" w:cs="Apple Color Emoji"/>
                <w:lang w:eastAsia="zh-CN"/>
              </w:rPr>
              <w:t>✴</w:t>
            </w:r>
            <w:r w:rsidRPr="001957DE">
              <w:rPr>
                <w:rFonts w:eastAsia="MS Mincho"/>
                <w:lang w:eastAsia="zh-CN"/>
                <w:rPrChange w:id="687" w:author="ZHANG" w:date="2022-05-04T16:49:00Z">
                  <w:rPr>
                    <w:rFonts w:ascii="Apple Color Emoji" w:hAnsi="Apple Color Emoji" w:cs="Apple Color Emoji"/>
                    <w:lang w:eastAsia="zh-CN"/>
                  </w:rPr>
                </w:rPrChange>
              </w:rPr>
              <w:t>️</w:t>
            </w:r>
            <w:r w:rsidRPr="001957DE">
              <w:rPr>
                <w:lang w:eastAsia="zh-CN"/>
              </w:rPr>
              <w:t>捕获器不支持科学记数法，</w:t>
            </w:r>
            <w:r w:rsidR="00C12139">
              <w:rPr>
                <w:rFonts w:hint="eastAsia"/>
                <w:lang w:eastAsia="zh-CN"/>
              </w:rPr>
              <w:t>手</w:t>
            </w:r>
            <w:r w:rsidR="00C12139" w:rsidRPr="001957DE">
              <w:rPr>
                <w:lang w:eastAsia="zh-CN"/>
              </w:rPr>
              <w:t>输</w:t>
            </w:r>
            <w:r w:rsidRPr="001957DE">
              <w:rPr>
                <w:lang w:eastAsia="zh-CN"/>
              </w:rPr>
              <w:t>310</w:t>
            </w:r>
            <w:r w:rsidRPr="001957DE">
              <w:rPr>
                <w:lang w:eastAsia="zh-CN"/>
              </w:rPr>
              <w:t>位后成功捕获异常</w:t>
            </w:r>
          </w:p>
        </w:tc>
      </w:tr>
      <w:tr w:rsidR="006A2544" w:rsidRPr="001957DE" w14:paraId="0ED80A72" w14:textId="77777777" w:rsidTr="002E03C6">
        <w:tc>
          <w:tcPr>
            <w:tcW w:w="2235" w:type="dxa"/>
          </w:tcPr>
          <w:p w14:paraId="511CDCB4" w14:textId="722BEDF9" w:rsidR="006A2544" w:rsidRPr="001957DE" w:rsidRDefault="006A2544" w:rsidP="007B2EDF">
            <w:pPr>
              <w:pStyle w:val="Compact"/>
              <w:rPr>
                <w:lang w:eastAsia="zh-CN"/>
              </w:rPr>
            </w:pPr>
            <w:r w:rsidRPr="001957DE">
              <w:rPr>
                <w:lang w:eastAsia="zh-CN"/>
              </w:rPr>
              <w:t>结果越界浮点数加法乘法</w:t>
            </w:r>
          </w:p>
        </w:tc>
        <w:tc>
          <w:tcPr>
            <w:tcW w:w="3427" w:type="dxa"/>
          </w:tcPr>
          <w:p w14:paraId="5B4BD2EF" w14:textId="77777777" w:rsidR="006A2544" w:rsidRPr="001957DE" w:rsidRDefault="006A2544" w:rsidP="007B2EDF">
            <w:pPr>
              <w:pStyle w:val="Compact"/>
            </w:pPr>
            <w:r w:rsidRPr="001957DE">
              <w:t>+* 2133.1 43124324543.2334</w:t>
            </w:r>
          </w:p>
        </w:tc>
        <w:tc>
          <w:tcPr>
            <w:tcW w:w="3103" w:type="dxa"/>
          </w:tcPr>
          <w:p w14:paraId="06E80A19" w14:textId="77777777" w:rsidR="006A2544" w:rsidRPr="001957DE" w:rsidRDefault="006A2544" w:rsidP="007B2EDF">
            <w:pPr>
              <w:pStyle w:val="Compact"/>
              <w:rPr>
                <w:lang w:eastAsia="zh-CN"/>
              </w:rPr>
            </w:pPr>
            <w:r w:rsidRPr="007B2EDF">
              <w:rPr>
                <w:rFonts w:ascii="Apple Color Emoji" w:hAnsi="Apple Color Emoji" w:cs="Apple Color Emoji"/>
                <w:lang w:eastAsia="zh-CN"/>
              </w:rPr>
              <w:t>✴</w:t>
            </w:r>
            <w:r w:rsidRPr="001957DE">
              <w:rPr>
                <w:rFonts w:eastAsia="MS Mincho"/>
                <w:lang w:eastAsia="zh-CN"/>
                <w:rPrChange w:id="688" w:author="ZHANG" w:date="2022-05-04T16:49:00Z">
                  <w:rPr>
                    <w:rFonts w:ascii="Apple Color Emoji" w:hAnsi="Apple Color Emoji" w:cs="Apple Color Emoji"/>
                    <w:lang w:eastAsia="zh-CN"/>
                  </w:rPr>
                </w:rPrChange>
              </w:rPr>
              <w:t>️</w:t>
            </w:r>
            <w:r w:rsidRPr="001957DE">
              <w:rPr>
                <w:lang w:eastAsia="zh-CN"/>
              </w:rPr>
              <w:t>结果溢出，未成功捕获异常，程序正常</w:t>
            </w:r>
          </w:p>
        </w:tc>
      </w:tr>
      <w:tr w:rsidR="006A2544" w:rsidRPr="001957DE" w14:paraId="71910DB4" w14:textId="77777777" w:rsidTr="002E03C6">
        <w:tc>
          <w:tcPr>
            <w:tcW w:w="2235" w:type="dxa"/>
          </w:tcPr>
          <w:p w14:paraId="11157515" w14:textId="77777777" w:rsidR="006A2544" w:rsidRPr="001957DE" w:rsidRDefault="006A2544" w:rsidP="007B2EDF">
            <w:pPr>
              <w:pStyle w:val="Compact"/>
            </w:pPr>
            <w:r w:rsidRPr="001957DE">
              <w:t>整数浮点数混合运算</w:t>
            </w:r>
          </w:p>
        </w:tc>
        <w:tc>
          <w:tcPr>
            <w:tcW w:w="3427" w:type="dxa"/>
          </w:tcPr>
          <w:p w14:paraId="7F396CE8" w14:textId="77777777" w:rsidR="006A2544" w:rsidRPr="001957DE" w:rsidRDefault="006A2544" w:rsidP="007B2EDF">
            <w:pPr>
              <w:pStyle w:val="Compact"/>
            </w:pPr>
            <w:r w:rsidRPr="001957DE">
              <w:t>+-*/ 1.23 4</w:t>
            </w:r>
          </w:p>
        </w:tc>
        <w:tc>
          <w:tcPr>
            <w:tcW w:w="3103" w:type="dxa"/>
          </w:tcPr>
          <w:p w14:paraId="59140F05" w14:textId="77777777" w:rsidR="006A2544" w:rsidRPr="001957DE" w:rsidRDefault="006A2544" w:rsidP="007B2EDF">
            <w:pPr>
              <w:pStyle w:val="Compact"/>
            </w:pPr>
            <w:r w:rsidRPr="001957DE">
              <w:rPr>
                <w:rFonts w:ascii="Apple Color Emoji" w:eastAsia="MS Mincho" w:hAnsi="Apple Color Emoji" w:cs="Apple Color Emoji"/>
                <w:rPrChange w:id="689" w:author="ZHANG" w:date="2022-05-04T16:49:00Z">
                  <w:rPr>
                    <w:rFonts w:ascii="Apple Color Emoji" w:hAnsi="Apple Color Emoji" w:cs="Apple Color Emoji"/>
                  </w:rPr>
                </w:rPrChange>
              </w:rPr>
              <w:t>✅</w:t>
            </w:r>
            <w:r w:rsidRPr="001957DE">
              <w:t>结果正确</w:t>
            </w:r>
          </w:p>
        </w:tc>
      </w:tr>
      <w:tr w:rsidR="006A2544" w:rsidRPr="001957DE" w14:paraId="39A30305" w14:textId="77777777" w:rsidTr="002E03C6">
        <w:tc>
          <w:tcPr>
            <w:tcW w:w="2235" w:type="dxa"/>
          </w:tcPr>
          <w:p w14:paraId="64C798E4" w14:textId="77777777" w:rsidR="006A2544" w:rsidRPr="001957DE" w:rsidRDefault="006A2544" w:rsidP="007B2EDF">
            <w:pPr>
              <w:pStyle w:val="Compact"/>
            </w:pPr>
            <w:r w:rsidRPr="001957DE">
              <w:t>数字类比较</w:t>
            </w:r>
          </w:p>
        </w:tc>
        <w:tc>
          <w:tcPr>
            <w:tcW w:w="3427" w:type="dxa"/>
          </w:tcPr>
          <w:p w14:paraId="58414F40" w14:textId="77777777" w:rsidR="006A2544" w:rsidRPr="001957DE" w:rsidRDefault="006A2544" w:rsidP="007B2EDF">
            <w:pPr>
              <w:pStyle w:val="Compact"/>
            </w:pPr>
            <w:r w:rsidRPr="001957DE">
              <w:t>&lt;&gt;&gt;= &lt;= == != 4 6</w:t>
            </w:r>
          </w:p>
        </w:tc>
        <w:tc>
          <w:tcPr>
            <w:tcW w:w="3103" w:type="dxa"/>
          </w:tcPr>
          <w:p w14:paraId="5C8A1DB8" w14:textId="77777777" w:rsidR="006A2544" w:rsidRPr="001957DE" w:rsidRDefault="006A2544" w:rsidP="007B2EDF">
            <w:pPr>
              <w:pStyle w:val="Compact"/>
            </w:pPr>
            <w:r w:rsidRPr="001957DE">
              <w:rPr>
                <w:rFonts w:ascii="Apple Color Emoji" w:eastAsia="MS Mincho" w:hAnsi="Apple Color Emoji" w:cs="Apple Color Emoji"/>
                <w:rPrChange w:id="690" w:author="ZHANG" w:date="2022-05-04T16:49:00Z">
                  <w:rPr>
                    <w:rFonts w:ascii="Apple Color Emoji" w:hAnsi="Apple Color Emoji" w:cs="Apple Color Emoji"/>
                  </w:rPr>
                </w:rPrChange>
              </w:rPr>
              <w:t>✅</w:t>
            </w:r>
            <w:r w:rsidRPr="001957DE">
              <w:t>结果正确</w:t>
            </w:r>
          </w:p>
        </w:tc>
      </w:tr>
      <w:tr w:rsidR="006A2544" w:rsidRPr="001957DE" w14:paraId="506E0B40" w14:textId="77777777" w:rsidTr="002E03C6">
        <w:tc>
          <w:tcPr>
            <w:tcW w:w="2235" w:type="dxa"/>
          </w:tcPr>
          <w:p w14:paraId="3DB7B53A" w14:textId="77777777" w:rsidR="006A2544" w:rsidRPr="001957DE" w:rsidRDefault="006A2544" w:rsidP="007B2EDF">
            <w:pPr>
              <w:pStyle w:val="Compact"/>
            </w:pPr>
            <w:r w:rsidRPr="001957DE">
              <w:t>浮点数边界比较</w:t>
            </w:r>
          </w:p>
        </w:tc>
        <w:tc>
          <w:tcPr>
            <w:tcW w:w="3427" w:type="dxa"/>
          </w:tcPr>
          <w:p w14:paraId="4BB046D0" w14:textId="77777777" w:rsidR="006A2544" w:rsidRPr="001957DE" w:rsidRDefault="006A2544" w:rsidP="007B2EDF">
            <w:pPr>
              <w:pStyle w:val="Compact"/>
            </w:pPr>
            <w:bookmarkStart w:id="691" w:name="OLE_LINK144"/>
            <w:bookmarkStart w:id="692" w:name="OLE_LINK145"/>
            <w:r w:rsidRPr="001957DE">
              <w:t>[== [+ 0.1 0.2] 0.3]</w:t>
            </w:r>
            <w:bookmarkEnd w:id="691"/>
            <w:bookmarkEnd w:id="692"/>
          </w:p>
        </w:tc>
        <w:tc>
          <w:tcPr>
            <w:tcW w:w="3103" w:type="dxa"/>
          </w:tcPr>
          <w:p w14:paraId="4499841C" w14:textId="77777777" w:rsidR="006A2544" w:rsidRPr="001957DE" w:rsidRDefault="006A2544" w:rsidP="007B2EDF">
            <w:pPr>
              <w:pStyle w:val="Compact"/>
            </w:pPr>
            <w:r w:rsidRPr="001957DE">
              <w:rPr>
                <w:rFonts w:ascii="Apple Color Emoji" w:eastAsia="MS Mincho" w:hAnsi="Apple Color Emoji" w:cs="Apple Color Emoji"/>
                <w:rPrChange w:id="693" w:author="ZHANG" w:date="2022-05-04T16:49:00Z">
                  <w:rPr>
                    <w:rFonts w:ascii="Apple Color Emoji" w:hAnsi="Apple Color Emoji" w:cs="Apple Color Emoji"/>
                  </w:rPr>
                </w:rPrChange>
              </w:rPr>
              <w:t>✅</w:t>
            </w:r>
            <w:r w:rsidRPr="001957DE">
              <w:t>结果正确</w:t>
            </w:r>
          </w:p>
        </w:tc>
      </w:tr>
      <w:tr w:rsidR="006A2544" w:rsidRPr="001957DE" w14:paraId="3841B77F" w14:textId="77777777" w:rsidTr="002E03C6">
        <w:tc>
          <w:tcPr>
            <w:tcW w:w="2235" w:type="dxa"/>
          </w:tcPr>
          <w:p w14:paraId="28B2715D" w14:textId="77777777" w:rsidR="006A2544" w:rsidRPr="001957DE" w:rsidRDefault="006A2544" w:rsidP="007B2EDF">
            <w:pPr>
              <w:pStyle w:val="Compact"/>
            </w:pPr>
            <w:r w:rsidRPr="001957DE">
              <w:t>屏幕输出</w:t>
            </w:r>
          </w:p>
        </w:tc>
        <w:tc>
          <w:tcPr>
            <w:tcW w:w="3427" w:type="dxa"/>
          </w:tcPr>
          <w:p w14:paraId="60B3D1D4" w14:textId="468E4973" w:rsidR="006A2544" w:rsidRPr="001957DE" w:rsidRDefault="006A2544" w:rsidP="007B2EDF">
            <w:pPr>
              <w:pStyle w:val="Compact"/>
            </w:pPr>
            <w:r w:rsidRPr="001957DE">
              <w:t>print “</w:t>
            </w:r>
            <w:r w:rsidR="004D379A">
              <w:t>simple sentence</w:t>
            </w:r>
            <w:r w:rsidRPr="001957DE">
              <w:t>!”</w:t>
            </w:r>
          </w:p>
        </w:tc>
        <w:tc>
          <w:tcPr>
            <w:tcW w:w="3103" w:type="dxa"/>
          </w:tcPr>
          <w:p w14:paraId="6D859212" w14:textId="77777777" w:rsidR="006A2544" w:rsidRPr="001957DE" w:rsidRDefault="006A2544" w:rsidP="007B2EDF">
            <w:pPr>
              <w:pStyle w:val="Compact"/>
            </w:pPr>
            <w:r w:rsidRPr="001957DE">
              <w:rPr>
                <w:rFonts w:ascii="Apple Color Emoji" w:eastAsia="MS Mincho" w:hAnsi="Apple Color Emoji" w:cs="Apple Color Emoji"/>
                <w:rPrChange w:id="694" w:author="ZHANG" w:date="2022-05-04T16:49:00Z">
                  <w:rPr>
                    <w:rFonts w:ascii="Apple Color Emoji" w:hAnsi="Apple Color Emoji" w:cs="Apple Color Emoji"/>
                  </w:rPr>
                </w:rPrChange>
              </w:rPr>
              <w:t>✅</w:t>
            </w:r>
            <w:r w:rsidRPr="001957DE">
              <w:t>结果正确</w:t>
            </w:r>
          </w:p>
        </w:tc>
      </w:tr>
      <w:tr w:rsidR="006A2544" w:rsidRPr="001957DE" w14:paraId="7B01442F" w14:textId="77777777" w:rsidTr="002E03C6">
        <w:tc>
          <w:tcPr>
            <w:tcW w:w="2235" w:type="dxa"/>
          </w:tcPr>
          <w:p w14:paraId="4C295FD3" w14:textId="77777777" w:rsidR="006A2544" w:rsidRPr="001957DE" w:rsidRDefault="006A2544" w:rsidP="007B2EDF">
            <w:pPr>
              <w:pStyle w:val="Compact"/>
            </w:pPr>
            <w:r w:rsidRPr="001957DE">
              <w:t>文件导入</w:t>
            </w:r>
          </w:p>
        </w:tc>
        <w:tc>
          <w:tcPr>
            <w:tcW w:w="3427" w:type="dxa"/>
          </w:tcPr>
          <w:p w14:paraId="6A4DEF93" w14:textId="77777777" w:rsidR="006A2544" w:rsidRPr="001957DE" w:rsidRDefault="006A2544" w:rsidP="007B2EDF">
            <w:pPr>
              <w:pStyle w:val="Compact"/>
              <w:rPr>
                <w:lang w:eastAsia="zh-CN"/>
              </w:rPr>
            </w:pPr>
            <w:r w:rsidRPr="001957DE">
              <w:t>import “stdlib”</w:t>
            </w:r>
          </w:p>
        </w:tc>
        <w:tc>
          <w:tcPr>
            <w:tcW w:w="3103" w:type="dxa"/>
          </w:tcPr>
          <w:p w14:paraId="4AECD702" w14:textId="77777777" w:rsidR="006A2544" w:rsidRPr="001957DE" w:rsidRDefault="006A2544" w:rsidP="007B2EDF">
            <w:pPr>
              <w:pStyle w:val="Compact"/>
            </w:pPr>
            <w:r w:rsidRPr="001957DE">
              <w:rPr>
                <w:rFonts w:ascii="Apple Color Emoji" w:eastAsia="MS Mincho" w:hAnsi="Apple Color Emoji" w:cs="Apple Color Emoji"/>
                <w:rPrChange w:id="695" w:author="ZHANG" w:date="2022-05-04T16:49:00Z">
                  <w:rPr>
                    <w:rFonts w:ascii="Apple Color Emoji" w:hAnsi="Apple Color Emoji" w:cs="Apple Color Emoji"/>
                  </w:rPr>
                </w:rPrChange>
              </w:rPr>
              <w:t>✅</w:t>
            </w:r>
            <w:r w:rsidRPr="001957DE">
              <w:t>结果正确</w:t>
            </w:r>
          </w:p>
        </w:tc>
      </w:tr>
      <w:tr w:rsidR="006A2544" w:rsidRPr="001957DE" w14:paraId="76A2E8C0" w14:textId="77777777" w:rsidTr="002E03C6">
        <w:tc>
          <w:tcPr>
            <w:tcW w:w="2235" w:type="dxa"/>
          </w:tcPr>
          <w:p w14:paraId="7AA1C4D1" w14:textId="77777777" w:rsidR="006A2544" w:rsidRPr="001957DE" w:rsidRDefault="006A2544" w:rsidP="007B2EDF">
            <w:pPr>
              <w:pStyle w:val="Compact"/>
            </w:pPr>
            <w:r w:rsidRPr="001957DE">
              <w:t>屏幕转义字符输出</w:t>
            </w:r>
          </w:p>
        </w:tc>
        <w:tc>
          <w:tcPr>
            <w:tcW w:w="3427" w:type="dxa"/>
          </w:tcPr>
          <w:p w14:paraId="2B088EF9" w14:textId="77777777" w:rsidR="006A2544" w:rsidRPr="001957DE" w:rsidRDefault="006A2544" w:rsidP="007B2EDF">
            <w:pPr>
              <w:pStyle w:val="Compact"/>
            </w:pPr>
            <w:r w:rsidRPr="001957DE">
              <w:t>print “test \0 test test est”</w:t>
            </w:r>
          </w:p>
        </w:tc>
        <w:tc>
          <w:tcPr>
            <w:tcW w:w="3103" w:type="dxa"/>
          </w:tcPr>
          <w:p w14:paraId="0261A27B" w14:textId="77777777" w:rsidR="006A2544" w:rsidRPr="001957DE" w:rsidRDefault="006A2544" w:rsidP="007B2EDF">
            <w:pPr>
              <w:pStyle w:val="Compact"/>
            </w:pPr>
            <w:r w:rsidRPr="001957DE">
              <w:rPr>
                <w:rFonts w:ascii="Apple Color Emoji" w:eastAsia="MS Mincho" w:hAnsi="Apple Color Emoji" w:cs="Apple Color Emoji"/>
                <w:rPrChange w:id="696" w:author="ZHANG" w:date="2022-05-04T16:49:00Z">
                  <w:rPr>
                    <w:rFonts w:ascii="Apple Color Emoji" w:hAnsi="Apple Color Emoji" w:cs="Apple Color Emoji"/>
                  </w:rPr>
                </w:rPrChange>
              </w:rPr>
              <w:t>✅</w:t>
            </w:r>
            <w:r w:rsidRPr="001957DE">
              <w:t>结果正确</w:t>
            </w:r>
          </w:p>
        </w:tc>
      </w:tr>
      <w:tr w:rsidR="006A2544" w:rsidRPr="001957DE" w14:paraId="0A2FC30A" w14:textId="77777777" w:rsidTr="002E03C6">
        <w:tc>
          <w:tcPr>
            <w:tcW w:w="2235" w:type="dxa"/>
          </w:tcPr>
          <w:p w14:paraId="62C80410" w14:textId="77777777" w:rsidR="006A2544" w:rsidRPr="001957DE" w:rsidRDefault="006A2544" w:rsidP="007B2EDF">
            <w:pPr>
              <w:pStyle w:val="Compact"/>
            </w:pPr>
            <w:r w:rsidRPr="001957DE">
              <w:t>文件输出</w:t>
            </w:r>
          </w:p>
        </w:tc>
        <w:tc>
          <w:tcPr>
            <w:tcW w:w="3427" w:type="dxa"/>
          </w:tcPr>
          <w:p w14:paraId="2E50C363" w14:textId="322A8D12" w:rsidR="006A2544" w:rsidRPr="001957DE" w:rsidRDefault="006A2544" w:rsidP="007B2EDF">
            <w:pPr>
              <w:pStyle w:val="Compact"/>
            </w:pPr>
            <w:r w:rsidRPr="001957DE">
              <w:t>fprint “new.txt” “</w:t>
            </w:r>
            <w:r w:rsidR="004D379A">
              <w:t>simple sentence</w:t>
            </w:r>
            <w:r w:rsidRPr="001957DE">
              <w:t>!”</w:t>
            </w:r>
          </w:p>
        </w:tc>
        <w:tc>
          <w:tcPr>
            <w:tcW w:w="3103" w:type="dxa"/>
          </w:tcPr>
          <w:p w14:paraId="6B64842E" w14:textId="77777777" w:rsidR="006A2544" w:rsidRPr="001957DE" w:rsidRDefault="006A2544" w:rsidP="007B2EDF">
            <w:pPr>
              <w:pStyle w:val="Compact"/>
            </w:pPr>
            <w:r w:rsidRPr="001957DE">
              <w:rPr>
                <w:rFonts w:ascii="Apple Color Emoji" w:eastAsia="MS Mincho" w:hAnsi="Apple Color Emoji" w:cs="Apple Color Emoji"/>
                <w:rPrChange w:id="697" w:author="ZHANG" w:date="2022-05-04T16:49:00Z">
                  <w:rPr>
                    <w:rFonts w:ascii="Apple Color Emoji" w:hAnsi="Apple Color Emoji" w:cs="Apple Color Emoji"/>
                  </w:rPr>
                </w:rPrChange>
              </w:rPr>
              <w:t>✅</w:t>
            </w:r>
            <w:r w:rsidRPr="001957DE">
              <w:t>结果正确</w:t>
            </w:r>
          </w:p>
        </w:tc>
      </w:tr>
      <w:tr w:rsidR="006A2544" w:rsidRPr="001957DE" w14:paraId="27C13432" w14:textId="77777777" w:rsidTr="002E03C6">
        <w:tc>
          <w:tcPr>
            <w:tcW w:w="2235" w:type="dxa"/>
          </w:tcPr>
          <w:p w14:paraId="655A0084" w14:textId="77777777" w:rsidR="006A2544" w:rsidRPr="001957DE" w:rsidRDefault="006A2544" w:rsidP="007B2EDF">
            <w:pPr>
              <w:pStyle w:val="Compact"/>
            </w:pPr>
            <w:r w:rsidRPr="001957DE">
              <w:t>条件分支</w:t>
            </w:r>
          </w:p>
        </w:tc>
        <w:tc>
          <w:tcPr>
            <w:tcW w:w="3427" w:type="dxa"/>
          </w:tcPr>
          <w:p w14:paraId="48D2B666" w14:textId="539D047D" w:rsidR="006A2544" w:rsidRPr="001957DE" w:rsidRDefault="006A2544" w:rsidP="007B2EDF">
            <w:pPr>
              <w:pStyle w:val="Compact"/>
            </w:pPr>
            <w:r w:rsidRPr="001957DE">
              <w:t>[if [== 1 2] {print “</w:t>
            </w:r>
            <w:r w:rsidR="004C007A">
              <w:t>F</w:t>
            </w:r>
            <w:r w:rsidRPr="001957DE">
              <w:t>”} {print “</w:t>
            </w:r>
            <w:r w:rsidR="004C007A">
              <w:t>T</w:t>
            </w:r>
            <w:r w:rsidRPr="001957DE">
              <w:t>”}]</w:t>
            </w:r>
          </w:p>
        </w:tc>
        <w:tc>
          <w:tcPr>
            <w:tcW w:w="3103" w:type="dxa"/>
          </w:tcPr>
          <w:p w14:paraId="56AC36DA" w14:textId="77777777" w:rsidR="006A2544" w:rsidRPr="001957DE" w:rsidRDefault="006A2544" w:rsidP="007B2EDF">
            <w:pPr>
              <w:pStyle w:val="Compact"/>
            </w:pPr>
            <w:r w:rsidRPr="001957DE">
              <w:rPr>
                <w:rFonts w:ascii="Apple Color Emoji" w:eastAsia="MS Mincho" w:hAnsi="Apple Color Emoji" w:cs="Apple Color Emoji"/>
                <w:rPrChange w:id="698" w:author="ZHANG" w:date="2022-05-04T16:49:00Z">
                  <w:rPr>
                    <w:rFonts w:ascii="Apple Color Emoji" w:hAnsi="Apple Color Emoji" w:cs="Apple Color Emoji"/>
                  </w:rPr>
                </w:rPrChange>
              </w:rPr>
              <w:t>✅</w:t>
            </w:r>
            <w:r w:rsidRPr="001957DE">
              <w:t>结果正确</w:t>
            </w:r>
          </w:p>
        </w:tc>
      </w:tr>
      <w:tr w:rsidR="006A2544" w:rsidRPr="001957DE" w14:paraId="759B2F8B" w14:textId="77777777" w:rsidTr="002E03C6">
        <w:tc>
          <w:tcPr>
            <w:tcW w:w="2235" w:type="dxa"/>
          </w:tcPr>
          <w:p w14:paraId="39FC2454" w14:textId="77777777" w:rsidR="006A2544" w:rsidRPr="001957DE" w:rsidRDefault="006A2544" w:rsidP="007B2EDF">
            <w:pPr>
              <w:pStyle w:val="Compact"/>
            </w:pPr>
            <w:r w:rsidRPr="001957DE">
              <w:t>循环</w:t>
            </w:r>
          </w:p>
        </w:tc>
        <w:tc>
          <w:tcPr>
            <w:tcW w:w="3427" w:type="dxa"/>
          </w:tcPr>
          <w:p w14:paraId="190A6CE8" w14:textId="77777777" w:rsidR="006A2544" w:rsidRPr="001957DE" w:rsidRDefault="006A2544" w:rsidP="007B2EDF">
            <w:pPr>
              <w:pStyle w:val="Compact"/>
            </w:pPr>
            <w:r w:rsidRPr="001957DE">
              <w:t>[loop 1000000 {print “long……”}]</w:t>
            </w:r>
          </w:p>
        </w:tc>
        <w:tc>
          <w:tcPr>
            <w:tcW w:w="3103" w:type="dxa"/>
          </w:tcPr>
          <w:p w14:paraId="4000B136" w14:textId="77777777" w:rsidR="006A2544" w:rsidRPr="001957DE" w:rsidRDefault="006A2544" w:rsidP="007B2EDF">
            <w:pPr>
              <w:pStyle w:val="Compact"/>
            </w:pPr>
            <w:r w:rsidRPr="001957DE">
              <w:rPr>
                <w:rFonts w:ascii="Apple Color Emoji" w:eastAsia="MS Mincho" w:hAnsi="Apple Color Emoji" w:cs="Apple Color Emoji"/>
                <w:rPrChange w:id="699" w:author="ZHANG" w:date="2022-05-04T16:49:00Z">
                  <w:rPr>
                    <w:rFonts w:ascii="Apple Color Emoji" w:hAnsi="Apple Color Emoji" w:cs="Apple Color Emoji"/>
                  </w:rPr>
                </w:rPrChange>
              </w:rPr>
              <w:t>✅</w:t>
            </w:r>
            <w:r w:rsidRPr="001957DE">
              <w:t>结果正确</w:t>
            </w:r>
          </w:p>
        </w:tc>
      </w:tr>
      <w:tr w:rsidR="006A2544" w:rsidRPr="001957DE" w14:paraId="62925ED3" w14:textId="77777777" w:rsidTr="002E03C6">
        <w:tc>
          <w:tcPr>
            <w:tcW w:w="2235" w:type="dxa"/>
          </w:tcPr>
          <w:p w14:paraId="5D7BD9E9" w14:textId="77777777" w:rsidR="006A2544" w:rsidRPr="001957DE" w:rsidRDefault="006A2544" w:rsidP="007B2EDF">
            <w:pPr>
              <w:pStyle w:val="Compact"/>
            </w:pPr>
            <w:r w:rsidRPr="001957DE">
              <w:t>超大循环</w:t>
            </w:r>
          </w:p>
        </w:tc>
        <w:tc>
          <w:tcPr>
            <w:tcW w:w="3427" w:type="dxa"/>
          </w:tcPr>
          <w:p w14:paraId="7363A791" w14:textId="77777777" w:rsidR="006A2544" w:rsidRPr="001957DE" w:rsidRDefault="006A2544" w:rsidP="007B2EDF">
            <w:pPr>
              <w:pStyle w:val="Compact"/>
            </w:pPr>
            <w:r w:rsidRPr="001957DE">
              <w:t>[loop 10000000 {print “long……”}]</w:t>
            </w:r>
          </w:p>
        </w:tc>
        <w:tc>
          <w:tcPr>
            <w:tcW w:w="3103" w:type="dxa"/>
          </w:tcPr>
          <w:p w14:paraId="51206368" w14:textId="77777777" w:rsidR="006A2544" w:rsidRPr="001957DE" w:rsidRDefault="006A2544" w:rsidP="007B2EDF">
            <w:pPr>
              <w:pStyle w:val="Compact"/>
              <w:rPr>
                <w:lang w:eastAsia="zh-CN"/>
              </w:rPr>
            </w:pPr>
            <w:r w:rsidRPr="001957DE">
              <w:rPr>
                <w:rFonts w:ascii="Apple Color Emoji" w:eastAsia="MS Mincho" w:hAnsi="Apple Color Emoji" w:cs="Apple Color Emoji"/>
                <w:lang w:eastAsia="zh-CN"/>
                <w:rPrChange w:id="700" w:author="ZHANG" w:date="2022-05-04T16:49:00Z">
                  <w:rPr>
                    <w:rFonts w:ascii="Apple Color Emoji" w:hAnsi="Apple Color Emoji" w:cs="Apple Color Emoji"/>
                    <w:lang w:eastAsia="zh-CN"/>
                  </w:rPr>
                </w:rPrChange>
              </w:rPr>
              <w:t>🆘</w:t>
            </w:r>
            <w:r w:rsidRPr="001957DE">
              <w:rPr>
                <w:lang w:eastAsia="zh-CN"/>
              </w:rPr>
              <w:t>调用栈溢出，程序崩溃</w:t>
            </w:r>
          </w:p>
        </w:tc>
      </w:tr>
      <w:tr w:rsidR="006A2544" w:rsidRPr="001957DE" w14:paraId="5B2C9121" w14:textId="77777777" w:rsidTr="002E03C6">
        <w:tc>
          <w:tcPr>
            <w:tcW w:w="2235" w:type="dxa"/>
          </w:tcPr>
          <w:p w14:paraId="244CC0E3" w14:textId="54F60C1A" w:rsidR="006A2544" w:rsidRPr="001957DE" w:rsidRDefault="006A2544" w:rsidP="007B2EDF">
            <w:pPr>
              <w:pStyle w:val="Compact"/>
            </w:pPr>
            <w:r w:rsidRPr="001957DE">
              <w:t>Y</w:t>
            </w:r>
            <w:r w:rsidRPr="001957DE">
              <w:t>组合子</w:t>
            </w:r>
            <w:r w:rsidR="00AD5CD8">
              <w:rPr>
                <w:rStyle w:val="ae"/>
              </w:rPr>
              <w:footnoteReference w:id="12"/>
            </w:r>
          </w:p>
        </w:tc>
        <w:tc>
          <w:tcPr>
            <w:tcW w:w="3427" w:type="dxa"/>
          </w:tcPr>
          <w:p w14:paraId="2F907E16" w14:textId="4096BD09" w:rsidR="006A2544" w:rsidRPr="001957DE" w:rsidRDefault="006A2544" w:rsidP="007B2EDF">
            <w:pPr>
              <w:pStyle w:val="Compact"/>
            </w:pPr>
            <w:r w:rsidRPr="001957DE">
              <w:t>[ </w:t>
            </w:r>
            <w:r w:rsidR="00605C4B">
              <w:t>\</w:t>
            </w:r>
            <w:r w:rsidRPr="001957DE">
              <w:t>{x} {x x}][ </w:t>
            </w:r>
            <w:r w:rsidR="00605C4B">
              <w:t>\</w:t>
            </w:r>
            <w:r w:rsidRPr="001957DE">
              <w:t>{x} {x x}]</w:t>
            </w:r>
          </w:p>
        </w:tc>
        <w:tc>
          <w:tcPr>
            <w:tcW w:w="3103" w:type="dxa"/>
          </w:tcPr>
          <w:p w14:paraId="5541DF9E" w14:textId="77777777" w:rsidR="006A2544" w:rsidRPr="001957DE" w:rsidRDefault="006A2544" w:rsidP="007B2EDF">
            <w:pPr>
              <w:pStyle w:val="Compact"/>
              <w:rPr>
                <w:lang w:eastAsia="zh-CN"/>
              </w:rPr>
            </w:pPr>
            <w:r w:rsidRPr="001957DE">
              <w:rPr>
                <w:rFonts w:ascii="Apple Color Emoji" w:eastAsia="MS Mincho" w:hAnsi="Apple Color Emoji" w:cs="Apple Color Emoji"/>
                <w:lang w:eastAsia="zh-CN"/>
                <w:rPrChange w:id="701" w:author="ZHANG" w:date="2022-05-04T16:49:00Z">
                  <w:rPr>
                    <w:rFonts w:ascii="Apple Color Emoji" w:hAnsi="Apple Color Emoji" w:cs="Apple Color Emoji"/>
                    <w:lang w:eastAsia="zh-CN"/>
                  </w:rPr>
                </w:rPrChange>
              </w:rPr>
              <w:t>✅</w:t>
            </w:r>
            <w:r w:rsidRPr="001957DE">
              <w:rPr>
                <w:lang w:eastAsia="zh-CN"/>
              </w:rPr>
              <w:t>结果正确，递归成功，最后调用栈溢出，程序退出</w:t>
            </w:r>
          </w:p>
        </w:tc>
      </w:tr>
    </w:tbl>
    <w:p w14:paraId="43AD2DB6" w14:textId="77777777" w:rsidR="00A633D3" w:rsidRDefault="00A633D3" w:rsidP="002E03C6">
      <w:pPr>
        <w:pStyle w:val="FirstParagraph"/>
        <w:spacing w:after="240"/>
        <w:ind w:firstLineChars="0" w:firstLine="0"/>
      </w:pPr>
      <w:bookmarkStart w:id="702" w:name="测试用例"/>
      <w:bookmarkStart w:id="703" w:name="结论"/>
    </w:p>
    <w:p w14:paraId="6B9660BF" w14:textId="36137F74" w:rsidR="00241E03" w:rsidRDefault="00241E03" w:rsidP="002E03C6">
      <w:pPr>
        <w:pStyle w:val="FirstParagraph"/>
        <w:spacing w:after="240"/>
        <w:ind w:firstLineChars="0" w:firstLine="0"/>
      </w:pPr>
    </w:p>
    <w:p w14:paraId="250D45E1" w14:textId="6AFCA6B0" w:rsidR="00241E03" w:rsidRDefault="00241E03" w:rsidP="002E03C6">
      <w:pPr>
        <w:pStyle w:val="FirstParagraph"/>
        <w:spacing w:after="240"/>
        <w:ind w:firstLineChars="0" w:firstLine="0"/>
      </w:pPr>
    </w:p>
    <w:p w14:paraId="79938E71" w14:textId="77777777" w:rsidR="00241E03" w:rsidRPr="001957DE" w:rsidRDefault="00241E03" w:rsidP="002E03C6">
      <w:pPr>
        <w:pStyle w:val="FirstParagraph"/>
        <w:spacing w:after="240"/>
        <w:ind w:firstLineChars="0" w:firstLine="0"/>
      </w:pPr>
    </w:p>
    <w:p w14:paraId="1A9BBB5B" w14:textId="03F99A2B" w:rsidR="002E03C6" w:rsidRPr="002E03C6" w:rsidRDefault="002E03C6" w:rsidP="00B77F41">
      <w:pPr>
        <w:pStyle w:val="aff"/>
      </w:pPr>
      <w:r w:rsidRPr="002E03C6">
        <w:rPr>
          <w:rFonts w:hint="eastAsia"/>
          <w:b/>
        </w:rPr>
        <w:t>表</w:t>
      </w:r>
      <w:r>
        <w:rPr>
          <w:b/>
        </w:rPr>
        <w:t xml:space="preserve">7 </w:t>
      </w:r>
      <w:r>
        <w:rPr>
          <w:rFonts w:hint="eastAsia"/>
        </w:rPr>
        <w:t>标准库</w:t>
      </w:r>
      <w:r w:rsidRPr="002E03C6">
        <w:rPr>
          <w:rFonts w:hint="eastAsia"/>
        </w:rPr>
        <w:t>函数测试表</w:t>
      </w:r>
    </w:p>
    <w:tbl>
      <w:tblPr>
        <w:tblStyle w:val="Table"/>
        <w:tblW w:w="8786" w:type="dxa"/>
        <w:tblBorders>
          <w:top w:val="single" w:sz="6" w:space="0" w:color="auto"/>
          <w:bottom w:val="single" w:sz="6" w:space="0" w:color="auto"/>
        </w:tblBorders>
        <w:tblLook w:val="0020" w:firstRow="1" w:lastRow="0" w:firstColumn="0" w:lastColumn="0" w:noHBand="0" w:noVBand="0"/>
      </w:tblPr>
      <w:tblGrid>
        <w:gridCol w:w="2028"/>
        <w:gridCol w:w="5085"/>
        <w:gridCol w:w="1673"/>
      </w:tblGrid>
      <w:tr w:rsidR="00930EE2" w:rsidRPr="001957DE" w14:paraId="70683C26" w14:textId="77777777" w:rsidTr="00B62E09">
        <w:trPr>
          <w:cnfStyle w:val="100000000000" w:firstRow="1" w:lastRow="0" w:firstColumn="0" w:lastColumn="0" w:oddVBand="0" w:evenVBand="0" w:oddHBand="0" w:evenHBand="0" w:firstRowFirstColumn="0" w:firstRowLastColumn="0" w:lastRowFirstColumn="0" w:lastRowLastColumn="0"/>
          <w:trHeight w:val="366"/>
          <w:tblHeader/>
        </w:trPr>
        <w:tc>
          <w:tcPr>
            <w:tcW w:w="0" w:type="auto"/>
            <w:tcBorders>
              <w:top w:val="single" w:sz="6" w:space="0" w:color="auto"/>
              <w:bottom w:val="single" w:sz="6" w:space="0" w:color="auto"/>
            </w:tcBorders>
          </w:tcPr>
          <w:p w14:paraId="7B3D1B71" w14:textId="77777777" w:rsidR="00930EE2" w:rsidRPr="002E03C6" w:rsidRDefault="005A716F" w:rsidP="007B2EDF">
            <w:pPr>
              <w:pStyle w:val="Compact"/>
              <w:rPr>
                <w:b/>
                <w:bCs/>
              </w:rPr>
            </w:pPr>
            <w:r w:rsidRPr="002E03C6">
              <w:rPr>
                <w:b/>
                <w:bCs/>
              </w:rPr>
              <w:t>测试名称</w:t>
            </w:r>
          </w:p>
        </w:tc>
        <w:tc>
          <w:tcPr>
            <w:tcW w:w="0" w:type="auto"/>
            <w:tcBorders>
              <w:top w:val="single" w:sz="6" w:space="0" w:color="auto"/>
              <w:bottom w:val="single" w:sz="6" w:space="0" w:color="auto"/>
            </w:tcBorders>
          </w:tcPr>
          <w:p w14:paraId="7252C6DE" w14:textId="77777777" w:rsidR="00930EE2" w:rsidRPr="002E03C6" w:rsidRDefault="005A716F" w:rsidP="007B2EDF">
            <w:pPr>
              <w:pStyle w:val="Compact"/>
              <w:rPr>
                <w:b/>
                <w:bCs/>
              </w:rPr>
            </w:pPr>
            <w:r w:rsidRPr="002E03C6">
              <w:rPr>
                <w:b/>
                <w:bCs/>
              </w:rPr>
              <w:t>样例</w:t>
            </w:r>
          </w:p>
        </w:tc>
        <w:tc>
          <w:tcPr>
            <w:tcW w:w="0" w:type="auto"/>
            <w:tcBorders>
              <w:top w:val="single" w:sz="6" w:space="0" w:color="auto"/>
              <w:bottom w:val="single" w:sz="6" w:space="0" w:color="auto"/>
            </w:tcBorders>
          </w:tcPr>
          <w:p w14:paraId="6CA4268F" w14:textId="77777777" w:rsidR="00930EE2" w:rsidRPr="002E03C6" w:rsidRDefault="005A716F" w:rsidP="007B2EDF">
            <w:pPr>
              <w:pStyle w:val="Compact"/>
              <w:rPr>
                <w:b/>
                <w:bCs/>
              </w:rPr>
            </w:pPr>
            <w:r w:rsidRPr="002E03C6">
              <w:rPr>
                <w:b/>
                <w:bCs/>
              </w:rPr>
              <w:t>结果</w:t>
            </w:r>
          </w:p>
        </w:tc>
      </w:tr>
      <w:tr w:rsidR="00930EE2" w:rsidRPr="001957DE" w14:paraId="0793D5A3" w14:textId="77777777" w:rsidTr="00B62E09">
        <w:trPr>
          <w:trHeight w:val="366"/>
        </w:trPr>
        <w:tc>
          <w:tcPr>
            <w:tcW w:w="0" w:type="auto"/>
            <w:tcBorders>
              <w:top w:val="single" w:sz="6" w:space="0" w:color="auto"/>
            </w:tcBorders>
          </w:tcPr>
          <w:p w14:paraId="69D875EA" w14:textId="77777777" w:rsidR="00930EE2" w:rsidRPr="001957DE" w:rsidRDefault="005A716F" w:rsidP="007B2EDF">
            <w:pPr>
              <w:pStyle w:val="Compact"/>
            </w:pPr>
            <w:r w:rsidRPr="001957DE">
              <w:t>实名函数</w:t>
            </w:r>
          </w:p>
        </w:tc>
        <w:tc>
          <w:tcPr>
            <w:tcW w:w="0" w:type="auto"/>
            <w:tcBorders>
              <w:top w:val="single" w:sz="6" w:space="0" w:color="auto"/>
            </w:tcBorders>
          </w:tcPr>
          <w:p w14:paraId="30307271" w14:textId="77777777" w:rsidR="00930EE2" w:rsidRPr="001957DE" w:rsidRDefault="005A716F" w:rsidP="007B2EDF">
            <w:pPr>
              <w:pStyle w:val="Compact"/>
            </w:pPr>
            <w:r w:rsidRPr="001957DE">
              <w:rPr>
                <w:rStyle w:val="VerbatimChar"/>
                <w:rFonts w:ascii="Times New Roman" w:hAnsi="Times New Roman" w:cs="Times New Roman"/>
              </w:rPr>
              <w:t>[func {not __x} {- 1 __x}] [not 1]</w:t>
            </w:r>
          </w:p>
        </w:tc>
        <w:tc>
          <w:tcPr>
            <w:tcW w:w="0" w:type="auto"/>
            <w:tcBorders>
              <w:top w:val="single" w:sz="6" w:space="0" w:color="auto"/>
            </w:tcBorders>
          </w:tcPr>
          <w:p w14:paraId="4DA32A1F" w14:textId="77777777" w:rsidR="00930EE2" w:rsidRPr="001957DE" w:rsidRDefault="005A716F" w:rsidP="007B2EDF">
            <w:pPr>
              <w:pStyle w:val="Compact"/>
            </w:pPr>
            <w:r w:rsidRPr="001957DE">
              <w:rPr>
                <w:rFonts w:ascii="Apple Color Emoji" w:eastAsia="MS Mincho" w:hAnsi="Apple Color Emoji" w:cs="Apple Color Emoji"/>
                <w:rPrChange w:id="704" w:author="ZHANG" w:date="2022-05-04T16:49:00Z">
                  <w:rPr>
                    <w:rFonts w:ascii="Apple Color Emoji" w:hAnsi="Apple Color Emoji" w:cs="Apple Color Emoji"/>
                  </w:rPr>
                </w:rPrChange>
              </w:rPr>
              <w:t>✅</w:t>
            </w:r>
            <w:r w:rsidRPr="001957DE">
              <w:t>结果正确</w:t>
            </w:r>
          </w:p>
        </w:tc>
      </w:tr>
      <w:tr w:rsidR="00930EE2" w:rsidRPr="001957DE" w14:paraId="7B0CEE2D" w14:textId="77777777" w:rsidTr="00B62E09">
        <w:trPr>
          <w:trHeight w:val="366"/>
        </w:trPr>
        <w:tc>
          <w:tcPr>
            <w:tcW w:w="0" w:type="auto"/>
          </w:tcPr>
          <w:p w14:paraId="4D7770AE" w14:textId="77777777" w:rsidR="00930EE2" w:rsidRPr="001957DE" w:rsidRDefault="005A716F" w:rsidP="007B2EDF">
            <w:pPr>
              <w:pStyle w:val="Compact"/>
            </w:pPr>
            <w:r w:rsidRPr="001957DE">
              <w:t>布尔类型</w:t>
            </w:r>
          </w:p>
        </w:tc>
        <w:tc>
          <w:tcPr>
            <w:tcW w:w="0" w:type="auto"/>
          </w:tcPr>
          <w:p w14:paraId="7A2AB254" w14:textId="77777777" w:rsidR="00930EE2" w:rsidRPr="001957DE" w:rsidRDefault="005A716F" w:rsidP="007B2EDF">
            <w:pPr>
              <w:pStyle w:val="Compact"/>
            </w:pPr>
            <w:r w:rsidRPr="001957DE">
              <w:rPr>
                <w:rStyle w:val="VerbatimChar"/>
                <w:rFonts w:ascii="Times New Roman" w:hAnsi="Times New Roman" w:cs="Times New Roman"/>
              </w:rPr>
              <w:t>[and/or/ true false]</w:t>
            </w:r>
          </w:p>
        </w:tc>
        <w:tc>
          <w:tcPr>
            <w:tcW w:w="0" w:type="auto"/>
          </w:tcPr>
          <w:p w14:paraId="530828AA" w14:textId="77777777" w:rsidR="00930EE2" w:rsidRPr="001957DE" w:rsidRDefault="005A716F" w:rsidP="007B2EDF">
            <w:pPr>
              <w:pStyle w:val="Compact"/>
            </w:pPr>
            <w:r w:rsidRPr="001957DE">
              <w:rPr>
                <w:rFonts w:ascii="Apple Color Emoji" w:eastAsia="MS Mincho" w:hAnsi="Apple Color Emoji" w:cs="Apple Color Emoji"/>
                <w:rPrChange w:id="705" w:author="ZHANG" w:date="2022-05-04T16:49:00Z">
                  <w:rPr>
                    <w:rFonts w:ascii="Apple Color Emoji" w:hAnsi="Apple Color Emoji" w:cs="Apple Color Emoji"/>
                  </w:rPr>
                </w:rPrChange>
              </w:rPr>
              <w:t>✅</w:t>
            </w:r>
            <w:r w:rsidRPr="001957DE">
              <w:t>结果正确</w:t>
            </w:r>
          </w:p>
        </w:tc>
      </w:tr>
      <w:tr w:rsidR="00930EE2" w:rsidRPr="001957DE" w14:paraId="222B9CE7" w14:textId="77777777" w:rsidTr="00B62E09">
        <w:trPr>
          <w:trHeight w:val="355"/>
        </w:trPr>
        <w:tc>
          <w:tcPr>
            <w:tcW w:w="0" w:type="auto"/>
          </w:tcPr>
          <w:p w14:paraId="3A1A2E2F" w14:textId="77777777" w:rsidR="00930EE2" w:rsidRPr="001957DE" w:rsidRDefault="005A716F" w:rsidP="007B2EDF">
            <w:pPr>
              <w:pStyle w:val="Compact"/>
            </w:pPr>
            <w:r w:rsidRPr="001957DE">
              <w:t>列表长度</w:t>
            </w:r>
          </w:p>
        </w:tc>
        <w:tc>
          <w:tcPr>
            <w:tcW w:w="0" w:type="auto"/>
          </w:tcPr>
          <w:p w14:paraId="196A820A" w14:textId="6EA07035" w:rsidR="00930EE2" w:rsidRPr="001957DE" w:rsidRDefault="005A716F" w:rsidP="007B2EDF">
            <w:pPr>
              <w:pStyle w:val="Compact"/>
            </w:pPr>
            <w:r w:rsidRPr="001957DE">
              <w:t>len {a b v c d}</w:t>
            </w:r>
          </w:p>
        </w:tc>
        <w:tc>
          <w:tcPr>
            <w:tcW w:w="0" w:type="auto"/>
          </w:tcPr>
          <w:p w14:paraId="260B7F9E" w14:textId="77777777" w:rsidR="00930EE2" w:rsidRPr="001957DE" w:rsidRDefault="005A716F" w:rsidP="007B2EDF">
            <w:pPr>
              <w:pStyle w:val="Compact"/>
            </w:pPr>
            <w:r w:rsidRPr="001957DE">
              <w:rPr>
                <w:rFonts w:ascii="Apple Color Emoji" w:eastAsia="MS Mincho" w:hAnsi="Apple Color Emoji" w:cs="Apple Color Emoji"/>
                <w:rPrChange w:id="706" w:author="ZHANG" w:date="2022-05-04T16:49:00Z">
                  <w:rPr>
                    <w:rFonts w:ascii="Apple Color Emoji" w:hAnsi="Apple Color Emoji" w:cs="Apple Color Emoji"/>
                  </w:rPr>
                </w:rPrChange>
              </w:rPr>
              <w:t>✅</w:t>
            </w:r>
            <w:r w:rsidRPr="001957DE">
              <w:t>结果正确</w:t>
            </w:r>
          </w:p>
        </w:tc>
      </w:tr>
      <w:tr w:rsidR="00930EE2" w:rsidRPr="001957DE" w14:paraId="19C5F5C4" w14:textId="77777777" w:rsidTr="00B62E09">
        <w:trPr>
          <w:trHeight w:val="366"/>
        </w:trPr>
        <w:tc>
          <w:tcPr>
            <w:tcW w:w="0" w:type="auto"/>
          </w:tcPr>
          <w:p w14:paraId="7E2F0ED9" w14:textId="77777777" w:rsidR="00930EE2" w:rsidRPr="001957DE" w:rsidRDefault="005A716F" w:rsidP="007B2EDF">
            <w:pPr>
              <w:pStyle w:val="Compact"/>
            </w:pPr>
            <w:bookmarkStart w:id="707" w:name="_Hlk102849170"/>
            <w:r w:rsidRPr="001957DE">
              <w:t>列表下标</w:t>
            </w:r>
          </w:p>
        </w:tc>
        <w:tc>
          <w:tcPr>
            <w:tcW w:w="0" w:type="auto"/>
          </w:tcPr>
          <w:p w14:paraId="6E599F3A" w14:textId="77777777" w:rsidR="00930EE2" w:rsidRPr="001957DE" w:rsidRDefault="005A716F" w:rsidP="007B2EDF">
            <w:pPr>
              <w:pStyle w:val="Compact"/>
            </w:pPr>
            <w:r w:rsidRPr="001957DE">
              <w:rPr>
                <w:rStyle w:val="VerbatimChar"/>
                <w:rFonts w:ascii="Times New Roman" w:hAnsi="Times New Roman" w:cs="Times New Roman"/>
              </w:rPr>
              <w:t>at 3 { a b c d e}</w:t>
            </w:r>
          </w:p>
        </w:tc>
        <w:tc>
          <w:tcPr>
            <w:tcW w:w="0" w:type="auto"/>
          </w:tcPr>
          <w:p w14:paraId="7F3E72C5" w14:textId="77777777" w:rsidR="00930EE2" w:rsidRPr="001957DE" w:rsidRDefault="005A716F" w:rsidP="007B2EDF">
            <w:pPr>
              <w:pStyle w:val="Compact"/>
            </w:pPr>
            <w:r w:rsidRPr="001957DE">
              <w:rPr>
                <w:rFonts w:ascii="Apple Color Emoji" w:eastAsia="MS Mincho" w:hAnsi="Apple Color Emoji" w:cs="Apple Color Emoji"/>
                <w:rPrChange w:id="708" w:author="ZHANG" w:date="2022-05-04T16:49:00Z">
                  <w:rPr>
                    <w:rFonts w:ascii="Apple Color Emoji" w:hAnsi="Apple Color Emoji" w:cs="Apple Color Emoji"/>
                  </w:rPr>
                </w:rPrChange>
              </w:rPr>
              <w:t>✅</w:t>
            </w:r>
            <w:r w:rsidRPr="001957DE">
              <w:t>结果正确</w:t>
            </w:r>
          </w:p>
        </w:tc>
      </w:tr>
      <w:tr w:rsidR="00581454" w:rsidRPr="001957DE" w14:paraId="3714EF41" w14:textId="77777777" w:rsidTr="00B62E09">
        <w:trPr>
          <w:trHeight w:val="366"/>
        </w:trPr>
        <w:tc>
          <w:tcPr>
            <w:tcW w:w="0" w:type="auto"/>
          </w:tcPr>
          <w:p w14:paraId="5A721FF7" w14:textId="0127BA36" w:rsidR="00581454" w:rsidRPr="001957DE" w:rsidRDefault="00581454" w:rsidP="00581454">
            <w:pPr>
              <w:pStyle w:val="Compact"/>
            </w:pPr>
            <w:bookmarkStart w:id="709" w:name="_Hlk102849234"/>
            <w:bookmarkEnd w:id="707"/>
            <w:r>
              <w:rPr>
                <w:rFonts w:hint="eastAsia"/>
                <w:lang w:eastAsia="zh-CN"/>
              </w:rPr>
              <w:t>列表元素判断</w:t>
            </w:r>
          </w:p>
        </w:tc>
        <w:tc>
          <w:tcPr>
            <w:tcW w:w="0" w:type="auto"/>
          </w:tcPr>
          <w:p w14:paraId="674136AC" w14:textId="21F7936C" w:rsidR="00581454" w:rsidRPr="001957DE" w:rsidRDefault="008F3094" w:rsidP="00581454">
            <w:pPr>
              <w:pStyle w:val="Compact"/>
            </w:pPr>
            <w:r>
              <w:rPr>
                <w:lang w:eastAsia="zh-CN"/>
              </w:rPr>
              <w:t>i</w:t>
            </w:r>
            <w:r w:rsidR="00581454">
              <w:rPr>
                <w:rFonts w:hint="eastAsia"/>
                <w:lang w:eastAsia="zh-CN"/>
              </w:rPr>
              <w:t>selem</w:t>
            </w:r>
            <w:r w:rsidR="00581454">
              <w:rPr>
                <w:lang w:eastAsia="zh-CN"/>
              </w:rPr>
              <w:t xml:space="preserve">  obj {a obj 3 4 “acas”}</w:t>
            </w:r>
          </w:p>
        </w:tc>
        <w:tc>
          <w:tcPr>
            <w:tcW w:w="0" w:type="auto"/>
          </w:tcPr>
          <w:p w14:paraId="4BDB4C8F" w14:textId="7995F8E4" w:rsidR="00581454" w:rsidRPr="001957DE" w:rsidRDefault="00581454" w:rsidP="00581454">
            <w:pPr>
              <w:pStyle w:val="Compact"/>
            </w:pPr>
            <w:r w:rsidRPr="001957DE">
              <w:rPr>
                <w:rFonts w:ascii="Apple Color Emoji" w:eastAsia="MS Mincho" w:hAnsi="Apple Color Emoji" w:cs="Apple Color Emoji"/>
                <w:rPrChange w:id="710" w:author="ZHANG" w:date="2022-05-04T16:49:00Z">
                  <w:rPr>
                    <w:rFonts w:ascii="Apple Color Emoji" w:hAnsi="Apple Color Emoji" w:cs="Apple Color Emoji"/>
                  </w:rPr>
                </w:rPrChange>
              </w:rPr>
              <w:t>✅</w:t>
            </w:r>
            <w:r w:rsidRPr="001957DE">
              <w:t>结果正确</w:t>
            </w:r>
          </w:p>
        </w:tc>
      </w:tr>
      <w:bookmarkEnd w:id="709"/>
      <w:tr w:rsidR="00581454" w:rsidRPr="001957DE" w14:paraId="44694411" w14:textId="77777777" w:rsidTr="00B62E09">
        <w:trPr>
          <w:trHeight w:val="366"/>
        </w:trPr>
        <w:tc>
          <w:tcPr>
            <w:tcW w:w="0" w:type="auto"/>
          </w:tcPr>
          <w:p w14:paraId="392B5A45" w14:textId="700B18D9" w:rsidR="00581454" w:rsidRPr="001957DE" w:rsidRDefault="00581454" w:rsidP="00581454">
            <w:pPr>
              <w:pStyle w:val="Compact"/>
              <w:rPr>
                <w:lang w:eastAsia="zh-CN"/>
              </w:rPr>
            </w:pPr>
            <w:r>
              <w:rPr>
                <w:rFonts w:hint="eastAsia"/>
                <w:lang w:eastAsia="zh-CN"/>
              </w:rPr>
              <w:t>斐波那契数列</w:t>
            </w:r>
          </w:p>
        </w:tc>
        <w:tc>
          <w:tcPr>
            <w:tcW w:w="0" w:type="auto"/>
          </w:tcPr>
          <w:p w14:paraId="4F32D1BF" w14:textId="78E90663" w:rsidR="00581454" w:rsidRPr="001957DE" w:rsidRDefault="00581454" w:rsidP="00581454">
            <w:pPr>
              <w:pStyle w:val="Compact"/>
            </w:pPr>
            <w:r>
              <w:rPr>
                <w:lang w:eastAsia="zh-CN"/>
              </w:rPr>
              <w:t>f</w:t>
            </w:r>
            <w:r>
              <w:rPr>
                <w:rFonts w:hint="eastAsia"/>
                <w:lang w:eastAsia="zh-CN"/>
              </w:rPr>
              <w:t>ib</w:t>
            </w:r>
            <w:r>
              <w:rPr>
                <w:lang w:eastAsia="zh-CN"/>
              </w:rPr>
              <w:t xml:space="preserve"> 12</w:t>
            </w:r>
          </w:p>
        </w:tc>
        <w:tc>
          <w:tcPr>
            <w:tcW w:w="0" w:type="auto"/>
          </w:tcPr>
          <w:p w14:paraId="6BA56D91" w14:textId="7C1FE1DF" w:rsidR="00581454" w:rsidRPr="001957DE" w:rsidRDefault="00581454" w:rsidP="00581454">
            <w:pPr>
              <w:pStyle w:val="Compact"/>
            </w:pPr>
            <w:bookmarkStart w:id="711" w:name="OLE_LINK249"/>
            <w:bookmarkStart w:id="712" w:name="OLE_LINK250"/>
            <w:r w:rsidRPr="001957DE">
              <w:rPr>
                <w:rFonts w:ascii="Apple Color Emoji" w:eastAsia="MS Mincho" w:hAnsi="Apple Color Emoji" w:cs="Apple Color Emoji"/>
                <w:rPrChange w:id="713" w:author="ZHANG" w:date="2022-05-04T16:49:00Z">
                  <w:rPr>
                    <w:rFonts w:ascii="Apple Color Emoji" w:hAnsi="Apple Color Emoji" w:cs="Apple Color Emoji"/>
                  </w:rPr>
                </w:rPrChange>
              </w:rPr>
              <w:t>✅</w:t>
            </w:r>
            <w:r w:rsidRPr="001957DE">
              <w:t>结果正确</w:t>
            </w:r>
            <w:bookmarkEnd w:id="711"/>
            <w:bookmarkEnd w:id="712"/>
          </w:p>
        </w:tc>
      </w:tr>
      <w:tr w:rsidR="00581454" w:rsidRPr="001957DE" w14:paraId="0C06FFDA" w14:textId="77777777" w:rsidTr="00B62E09">
        <w:trPr>
          <w:trHeight w:val="366"/>
        </w:trPr>
        <w:tc>
          <w:tcPr>
            <w:tcW w:w="0" w:type="auto"/>
          </w:tcPr>
          <w:p w14:paraId="081D7A3F" w14:textId="52F6A786" w:rsidR="00581454" w:rsidRDefault="008014E4" w:rsidP="00581454">
            <w:pPr>
              <w:pStyle w:val="Compact"/>
              <w:rPr>
                <w:lang w:eastAsia="zh-CN"/>
              </w:rPr>
            </w:pPr>
            <w:bookmarkStart w:id="714" w:name="_Hlk102992019"/>
            <w:r>
              <w:rPr>
                <w:rFonts w:hint="eastAsia"/>
                <w:lang w:eastAsia="zh-CN"/>
              </w:rPr>
              <w:t>绝对值</w:t>
            </w:r>
          </w:p>
        </w:tc>
        <w:tc>
          <w:tcPr>
            <w:tcW w:w="0" w:type="auto"/>
          </w:tcPr>
          <w:p w14:paraId="6DE76979" w14:textId="48AC7535" w:rsidR="00581454" w:rsidRDefault="008014E4" w:rsidP="00581454">
            <w:pPr>
              <w:pStyle w:val="Compact"/>
              <w:rPr>
                <w:lang w:eastAsia="zh-CN"/>
              </w:rPr>
            </w:pPr>
            <w:r>
              <w:rPr>
                <w:lang w:eastAsia="zh-CN"/>
              </w:rPr>
              <w:t>abs -222</w:t>
            </w:r>
          </w:p>
        </w:tc>
        <w:tc>
          <w:tcPr>
            <w:tcW w:w="0" w:type="auto"/>
          </w:tcPr>
          <w:p w14:paraId="61C635B3" w14:textId="7EDDD13E" w:rsidR="00581454" w:rsidRPr="00581454" w:rsidRDefault="00581454" w:rsidP="00581454">
            <w:pPr>
              <w:pStyle w:val="Compact"/>
              <w:rPr>
                <w:rFonts w:ascii="Apple Color Emoji" w:eastAsia="MS Mincho" w:hAnsi="Apple Color Emoji" w:cs="Apple Color Emoji"/>
              </w:rPr>
            </w:pPr>
            <w:r w:rsidRPr="001957DE">
              <w:rPr>
                <w:rFonts w:ascii="Apple Color Emoji" w:eastAsia="MS Mincho" w:hAnsi="Apple Color Emoji" w:cs="Apple Color Emoji"/>
                <w:rPrChange w:id="715" w:author="ZHANG" w:date="2022-05-04T16:49:00Z">
                  <w:rPr>
                    <w:rFonts w:ascii="Apple Color Emoji" w:hAnsi="Apple Color Emoji" w:cs="Apple Color Emoji"/>
                  </w:rPr>
                </w:rPrChange>
              </w:rPr>
              <w:t>✅</w:t>
            </w:r>
            <w:r w:rsidRPr="001957DE">
              <w:t>结果正确</w:t>
            </w:r>
          </w:p>
        </w:tc>
      </w:tr>
      <w:bookmarkEnd w:id="714"/>
      <w:tr w:rsidR="0002305B" w:rsidRPr="001957DE" w14:paraId="342BB74C" w14:textId="77777777" w:rsidTr="00B62E09">
        <w:trPr>
          <w:trHeight w:val="366"/>
        </w:trPr>
        <w:tc>
          <w:tcPr>
            <w:tcW w:w="0" w:type="auto"/>
          </w:tcPr>
          <w:p w14:paraId="3A352C48" w14:textId="3A388579" w:rsidR="0002305B" w:rsidRDefault="0002305B" w:rsidP="0002305B">
            <w:pPr>
              <w:pStyle w:val="Compact"/>
              <w:rPr>
                <w:lang w:eastAsia="zh-CN"/>
              </w:rPr>
            </w:pPr>
            <w:r>
              <w:rPr>
                <w:rFonts w:hint="eastAsia"/>
                <w:lang w:eastAsia="zh-CN"/>
              </w:rPr>
              <w:t>平方</w:t>
            </w:r>
            <w:r>
              <w:rPr>
                <w:rFonts w:hint="eastAsia"/>
                <w:lang w:eastAsia="zh-CN"/>
              </w:rPr>
              <w:t>/</w:t>
            </w:r>
            <w:r>
              <w:rPr>
                <w:rFonts w:hint="eastAsia"/>
                <w:lang w:eastAsia="zh-CN"/>
              </w:rPr>
              <w:t>立方</w:t>
            </w:r>
          </w:p>
        </w:tc>
        <w:tc>
          <w:tcPr>
            <w:tcW w:w="0" w:type="auto"/>
          </w:tcPr>
          <w:p w14:paraId="24F08CAA" w14:textId="3C265D6A" w:rsidR="0002305B" w:rsidRDefault="0002305B" w:rsidP="0002305B">
            <w:pPr>
              <w:pStyle w:val="Compact"/>
              <w:rPr>
                <w:lang w:eastAsia="zh-CN"/>
              </w:rPr>
            </w:pPr>
            <w:r>
              <w:rPr>
                <w:lang w:eastAsia="zh-CN"/>
              </w:rPr>
              <w:t>cube 3/square 3</w:t>
            </w:r>
          </w:p>
        </w:tc>
        <w:tc>
          <w:tcPr>
            <w:tcW w:w="0" w:type="auto"/>
          </w:tcPr>
          <w:p w14:paraId="3B512CAD" w14:textId="59C0DE28" w:rsidR="0002305B" w:rsidRPr="001957DE"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716" w:author="ZHANG" w:date="2022-05-04T16:49:00Z">
                  <w:rPr>
                    <w:rFonts w:ascii="Apple Color Emoji" w:hAnsi="Apple Color Emoji" w:cs="Apple Color Emoji"/>
                  </w:rPr>
                </w:rPrChange>
              </w:rPr>
              <w:t>✅</w:t>
            </w:r>
            <w:r w:rsidRPr="001957DE">
              <w:t>结果正确</w:t>
            </w:r>
          </w:p>
        </w:tc>
      </w:tr>
      <w:tr w:rsidR="0002305B" w:rsidRPr="001957DE" w14:paraId="194CC989" w14:textId="77777777" w:rsidTr="00B62E09">
        <w:trPr>
          <w:trHeight w:val="366"/>
        </w:trPr>
        <w:tc>
          <w:tcPr>
            <w:tcW w:w="0" w:type="auto"/>
          </w:tcPr>
          <w:p w14:paraId="11E3304D" w14:textId="114972EF" w:rsidR="0002305B" w:rsidRDefault="0002305B" w:rsidP="0002305B">
            <w:pPr>
              <w:pStyle w:val="Compact"/>
              <w:rPr>
                <w:lang w:eastAsia="zh-CN"/>
              </w:rPr>
            </w:pPr>
            <w:r>
              <w:rPr>
                <w:rFonts w:hint="eastAsia"/>
                <w:lang w:eastAsia="zh-CN"/>
              </w:rPr>
              <w:t>求幂</w:t>
            </w:r>
          </w:p>
        </w:tc>
        <w:tc>
          <w:tcPr>
            <w:tcW w:w="0" w:type="auto"/>
          </w:tcPr>
          <w:p w14:paraId="53C0B82A" w14:textId="0D373EAA" w:rsidR="0002305B" w:rsidRDefault="0002305B" w:rsidP="0002305B">
            <w:pPr>
              <w:pStyle w:val="Compact"/>
              <w:rPr>
                <w:lang w:eastAsia="zh-CN"/>
              </w:rPr>
            </w:pPr>
            <w:r>
              <w:rPr>
                <w:rFonts w:hint="eastAsia"/>
                <w:lang w:eastAsia="zh-CN"/>
              </w:rPr>
              <w:t>exp</w:t>
            </w:r>
            <w:r>
              <w:rPr>
                <w:lang w:eastAsia="zh-CN"/>
              </w:rPr>
              <w:t xml:space="preserve"> 3 6</w:t>
            </w:r>
          </w:p>
        </w:tc>
        <w:tc>
          <w:tcPr>
            <w:tcW w:w="0" w:type="auto"/>
          </w:tcPr>
          <w:p w14:paraId="2365F3F5" w14:textId="258D5F44" w:rsidR="0002305B" w:rsidRPr="001957DE"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717" w:author="ZHANG" w:date="2022-05-04T16:49:00Z">
                  <w:rPr>
                    <w:rFonts w:ascii="Apple Color Emoji" w:hAnsi="Apple Color Emoji" w:cs="Apple Color Emoji"/>
                  </w:rPr>
                </w:rPrChange>
              </w:rPr>
              <w:t>✅</w:t>
            </w:r>
            <w:r w:rsidRPr="001957DE">
              <w:t>结果正确</w:t>
            </w:r>
          </w:p>
        </w:tc>
      </w:tr>
      <w:tr w:rsidR="0002305B" w:rsidRPr="001957DE" w14:paraId="57409571" w14:textId="77777777" w:rsidTr="00B62E09">
        <w:trPr>
          <w:trHeight w:val="366"/>
        </w:trPr>
        <w:tc>
          <w:tcPr>
            <w:tcW w:w="0" w:type="auto"/>
          </w:tcPr>
          <w:p w14:paraId="7CFE7B9F" w14:textId="0FB61098" w:rsidR="0002305B" w:rsidRDefault="0002305B" w:rsidP="0002305B">
            <w:pPr>
              <w:pStyle w:val="Compact"/>
              <w:rPr>
                <w:lang w:eastAsia="zh-CN"/>
              </w:rPr>
            </w:pPr>
            <w:r>
              <w:rPr>
                <w:rFonts w:hint="eastAsia"/>
                <w:lang w:eastAsia="zh-CN"/>
              </w:rPr>
              <w:t>平方和</w:t>
            </w:r>
            <w:r>
              <w:rPr>
                <w:rFonts w:hint="eastAsia"/>
                <w:lang w:eastAsia="zh-CN"/>
              </w:rPr>
              <w:t>/</w:t>
            </w:r>
            <w:r>
              <w:rPr>
                <w:rFonts w:hint="eastAsia"/>
                <w:lang w:eastAsia="zh-CN"/>
              </w:rPr>
              <w:t>立方和</w:t>
            </w:r>
          </w:p>
        </w:tc>
        <w:tc>
          <w:tcPr>
            <w:tcW w:w="0" w:type="auto"/>
          </w:tcPr>
          <w:p w14:paraId="49D97840" w14:textId="58E0E29D" w:rsidR="0002305B" w:rsidRDefault="0002305B" w:rsidP="0002305B">
            <w:pPr>
              <w:pStyle w:val="Compact"/>
              <w:rPr>
                <w:lang w:eastAsia="zh-CN"/>
              </w:rPr>
            </w:pPr>
            <w:r>
              <w:rPr>
                <w:rFonts w:hint="eastAsia"/>
                <w:lang w:eastAsia="zh-CN"/>
              </w:rPr>
              <w:t>s</w:t>
            </w:r>
            <w:r>
              <w:rPr>
                <w:lang w:eastAsia="zh-CN"/>
              </w:rPr>
              <w:t>um_cube/square 2 5</w:t>
            </w:r>
          </w:p>
        </w:tc>
        <w:tc>
          <w:tcPr>
            <w:tcW w:w="0" w:type="auto"/>
          </w:tcPr>
          <w:p w14:paraId="36E701E6" w14:textId="0E9AE76C" w:rsidR="0002305B" w:rsidRPr="001957DE"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718" w:author="ZHANG" w:date="2022-05-04T16:49:00Z">
                  <w:rPr>
                    <w:rFonts w:ascii="Apple Color Emoji" w:hAnsi="Apple Color Emoji" w:cs="Apple Color Emoji"/>
                  </w:rPr>
                </w:rPrChange>
              </w:rPr>
              <w:t>✅</w:t>
            </w:r>
            <w:r w:rsidRPr="001957DE">
              <w:t>结果正确</w:t>
            </w:r>
          </w:p>
        </w:tc>
      </w:tr>
      <w:tr w:rsidR="0002305B" w:rsidRPr="001957DE" w14:paraId="55A5DC06" w14:textId="77777777" w:rsidTr="00B62E09">
        <w:trPr>
          <w:trHeight w:val="366"/>
        </w:trPr>
        <w:tc>
          <w:tcPr>
            <w:tcW w:w="0" w:type="auto"/>
          </w:tcPr>
          <w:p w14:paraId="41A09531" w14:textId="0CC8973E" w:rsidR="0002305B" w:rsidRDefault="0002305B" w:rsidP="0002305B">
            <w:pPr>
              <w:pStyle w:val="Compact"/>
              <w:rPr>
                <w:lang w:eastAsia="zh-CN"/>
              </w:rPr>
            </w:pPr>
            <w:r>
              <w:rPr>
                <w:rFonts w:hint="eastAsia"/>
                <w:lang w:eastAsia="zh-CN"/>
              </w:rPr>
              <w:t>等差数列求和</w:t>
            </w:r>
          </w:p>
        </w:tc>
        <w:tc>
          <w:tcPr>
            <w:tcW w:w="0" w:type="auto"/>
          </w:tcPr>
          <w:p w14:paraId="488862D3" w14:textId="7F66118D" w:rsidR="0002305B" w:rsidRDefault="0002305B" w:rsidP="0002305B">
            <w:pPr>
              <w:pStyle w:val="Compact"/>
              <w:rPr>
                <w:lang w:eastAsia="zh-CN"/>
              </w:rPr>
            </w:pPr>
            <w:r>
              <w:rPr>
                <w:rFonts w:hint="eastAsia"/>
                <w:lang w:eastAsia="zh-CN"/>
              </w:rPr>
              <w:t>range</w:t>
            </w:r>
            <w:r>
              <w:rPr>
                <w:lang w:eastAsia="zh-CN"/>
              </w:rPr>
              <w:t>_sum 1 10</w:t>
            </w:r>
          </w:p>
        </w:tc>
        <w:tc>
          <w:tcPr>
            <w:tcW w:w="0" w:type="auto"/>
          </w:tcPr>
          <w:p w14:paraId="33441351" w14:textId="4F90264C" w:rsidR="0002305B" w:rsidRPr="001957DE"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719" w:author="ZHANG" w:date="2022-05-04T16:49:00Z">
                  <w:rPr>
                    <w:rFonts w:ascii="Apple Color Emoji" w:hAnsi="Apple Color Emoji" w:cs="Apple Color Emoji"/>
                  </w:rPr>
                </w:rPrChange>
              </w:rPr>
              <w:t>✅</w:t>
            </w:r>
            <w:r w:rsidRPr="001957DE">
              <w:t>结果正确</w:t>
            </w:r>
          </w:p>
        </w:tc>
      </w:tr>
      <w:tr w:rsidR="0002305B" w:rsidRPr="001957DE" w14:paraId="691FCD87" w14:textId="77777777" w:rsidTr="00B62E09">
        <w:trPr>
          <w:trHeight w:val="355"/>
        </w:trPr>
        <w:tc>
          <w:tcPr>
            <w:tcW w:w="0" w:type="auto"/>
          </w:tcPr>
          <w:p w14:paraId="15652BB3" w14:textId="77777777" w:rsidR="0002305B" w:rsidRPr="001957DE" w:rsidRDefault="0002305B" w:rsidP="0002305B">
            <w:pPr>
              <w:pStyle w:val="Compact"/>
            </w:pPr>
            <w:bookmarkStart w:id="720" w:name="_Hlk102835905"/>
            <w:r w:rsidRPr="001957DE">
              <w:t>映射</w:t>
            </w:r>
          </w:p>
        </w:tc>
        <w:tc>
          <w:tcPr>
            <w:tcW w:w="0" w:type="auto"/>
          </w:tcPr>
          <w:p w14:paraId="654A3E9A" w14:textId="06797A6A" w:rsidR="0002305B" w:rsidRPr="001957DE" w:rsidRDefault="0002305B" w:rsidP="0002305B">
            <w:pPr>
              <w:pStyle w:val="Compact"/>
            </w:pPr>
            <w:r w:rsidRPr="00AD5CD8">
              <w:t>map [\ {x} {* x x}] {1 2 3 4 5}</w:t>
            </w:r>
          </w:p>
        </w:tc>
        <w:tc>
          <w:tcPr>
            <w:tcW w:w="0" w:type="auto"/>
          </w:tcPr>
          <w:p w14:paraId="6C508C35" w14:textId="77777777" w:rsidR="0002305B" w:rsidRPr="001957DE" w:rsidRDefault="0002305B" w:rsidP="0002305B">
            <w:pPr>
              <w:pStyle w:val="Compact"/>
            </w:pPr>
            <w:r w:rsidRPr="001957DE">
              <w:rPr>
                <w:rFonts w:ascii="Apple Color Emoji" w:eastAsia="MS Mincho" w:hAnsi="Apple Color Emoji" w:cs="Apple Color Emoji"/>
                <w:rPrChange w:id="721" w:author="ZHANG" w:date="2022-05-04T16:49:00Z">
                  <w:rPr>
                    <w:rFonts w:ascii="Apple Color Emoji" w:hAnsi="Apple Color Emoji" w:cs="Apple Color Emoji"/>
                  </w:rPr>
                </w:rPrChange>
              </w:rPr>
              <w:t>✅</w:t>
            </w:r>
            <w:r w:rsidRPr="001957DE">
              <w:t>结果正确</w:t>
            </w:r>
          </w:p>
        </w:tc>
      </w:tr>
      <w:bookmarkEnd w:id="720"/>
      <w:tr w:rsidR="0002305B" w:rsidRPr="001957DE" w14:paraId="065489E7" w14:textId="77777777" w:rsidTr="00B62E09">
        <w:trPr>
          <w:trHeight w:val="355"/>
        </w:trPr>
        <w:tc>
          <w:tcPr>
            <w:tcW w:w="0" w:type="auto"/>
          </w:tcPr>
          <w:p w14:paraId="3B159CE7" w14:textId="29881D8F" w:rsidR="0002305B" w:rsidRPr="001957DE" w:rsidRDefault="0002305B" w:rsidP="0002305B">
            <w:pPr>
              <w:pStyle w:val="Compact"/>
            </w:pPr>
            <w:r>
              <w:rPr>
                <w:rFonts w:hint="eastAsia"/>
                <w:lang w:eastAsia="zh-CN"/>
              </w:rPr>
              <w:t>过滤</w:t>
            </w:r>
          </w:p>
        </w:tc>
        <w:tc>
          <w:tcPr>
            <w:tcW w:w="0" w:type="auto"/>
          </w:tcPr>
          <w:p w14:paraId="47312555" w14:textId="44C8CA43" w:rsidR="0002305B" w:rsidRPr="001957DE" w:rsidRDefault="0002305B" w:rsidP="0002305B">
            <w:pPr>
              <w:pStyle w:val="Compact"/>
              <w:rPr>
                <w:rStyle w:val="VerbatimChar"/>
                <w:rFonts w:ascii="Times New Roman" w:hAnsi="Times New Roman" w:cs="Times New Roman"/>
              </w:rPr>
            </w:pPr>
            <w:r w:rsidRPr="00AD5CD8">
              <w:rPr>
                <w:rFonts w:cs="Times New Roman"/>
                <w:sz w:val="22"/>
              </w:rPr>
              <w:t>filter [\{x} {&gt; x 3}] {1 2 3 4 5}</w:t>
            </w:r>
          </w:p>
        </w:tc>
        <w:tc>
          <w:tcPr>
            <w:tcW w:w="0" w:type="auto"/>
          </w:tcPr>
          <w:p w14:paraId="4371F86F" w14:textId="673FADFE" w:rsidR="0002305B" w:rsidRPr="00684CC1" w:rsidRDefault="0002305B" w:rsidP="0002305B">
            <w:pPr>
              <w:pStyle w:val="Compact"/>
              <w:rPr>
                <w:rFonts w:ascii="Apple Color Emoji" w:eastAsia="MS Mincho" w:hAnsi="Apple Color Emoji" w:cs="Apple Color Emoji"/>
              </w:rPr>
            </w:pPr>
            <w:r w:rsidRPr="001957DE">
              <w:rPr>
                <w:rFonts w:ascii="Apple Color Emoji" w:eastAsia="MS Mincho" w:hAnsi="Apple Color Emoji" w:cs="Apple Color Emoji"/>
                <w:rPrChange w:id="722" w:author="ZHANG" w:date="2022-05-04T16:49:00Z">
                  <w:rPr>
                    <w:rFonts w:ascii="Apple Color Emoji" w:hAnsi="Apple Color Emoji" w:cs="Apple Color Emoji"/>
                  </w:rPr>
                </w:rPrChange>
              </w:rPr>
              <w:t>✅</w:t>
            </w:r>
            <w:r w:rsidRPr="001957DE">
              <w:t>结果正确</w:t>
            </w:r>
          </w:p>
        </w:tc>
      </w:tr>
      <w:tr w:rsidR="0002305B" w:rsidRPr="001957DE" w14:paraId="26B5F597" w14:textId="77777777" w:rsidTr="00B62E09">
        <w:trPr>
          <w:trHeight w:val="366"/>
        </w:trPr>
        <w:tc>
          <w:tcPr>
            <w:tcW w:w="0" w:type="auto"/>
          </w:tcPr>
          <w:p w14:paraId="041CB30D" w14:textId="77777777" w:rsidR="0002305B" w:rsidRPr="001957DE" w:rsidRDefault="0002305B" w:rsidP="0002305B">
            <w:pPr>
              <w:pStyle w:val="Compact"/>
            </w:pPr>
            <w:r w:rsidRPr="001957DE">
              <w:t>序列化指令</w:t>
            </w:r>
          </w:p>
        </w:tc>
        <w:tc>
          <w:tcPr>
            <w:tcW w:w="0" w:type="auto"/>
          </w:tcPr>
          <w:p w14:paraId="5C0DA8A0" w14:textId="1E4FE0F1" w:rsidR="0002305B" w:rsidRPr="001957DE" w:rsidRDefault="0002305B" w:rsidP="0002305B">
            <w:pPr>
              <w:pStyle w:val="Compact"/>
            </w:pPr>
            <w:r w:rsidRPr="001957DE">
              <w:rPr>
                <w:rStyle w:val="VerbatimChar"/>
                <w:rFonts w:ascii="Times New Roman" w:hAnsi="Times New Roman" w:cs="Times New Roman"/>
              </w:rPr>
              <w:t xml:space="preserve">do [= </w:t>
            </w:r>
            <w:r w:rsidR="008F3094">
              <w:rPr>
                <w:rStyle w:val="VerbatimChar"/>
                <w:rFonts w:ascii="Times New Roman" w:hAnsi="Times New Roman" w:cs="Times New Roman"/>
              </w:rPr>
              <w:t>{</w:t>
            </w:r>
            <w:r w:rsidRPr="001957DE">
              <w:rPr>
                <w:rStyle w:val="VerbatimChar"/>
                <w:rFonts w:ascii="Times New Roman" w:hAnsi="Times New Roman" w:cs="Times New Roman"/>
              </w:rPr>
              <w:t>x</w:t>
            </w:r>
            <w:r w:rsidR="008F3094">
              <w:rPr>
                <w:rStyle w:val="VerbatimChar"/>
                <w:rFonts w:ascii="Times New Roman" w:hAnsi="Times New Roman" w:cs="Times New Roman"/>
              </w:rPr>
              <w:t>}</w:t>
            </w:r>
            <w:r w:rsidRPr="001957DE">
              <w:rPr>
                <w:rStyle w:val="VerbatimChar"/>
                <w:rFonts w:ascii="Times New Roman" w:hAnsi="Times New Roman" w:cs="Times New Roman"/>
              </w:rPr>
              <w:t xml:space="preserve"> 1] [print x]</w:t>
            </w:r>
          </w:p>
        </w:tc>
        <w:tc>
          <w:tcPr>
            <w:tcW w:w="0" w:type="auto"/>
          </w:tcPr>
          <w:p w14:paraId="130AF717" w14:textId="77777777" w:rsidR="0002305B" w:rsidRPr="001957DE" w:rsidRDefault="0002305B" w:rsidP="0002305B">
            <w:pPr>
              <w:pStyle w:val="Compact"/>
            </w:pPr>
            <w:r w:rsidRPr="001957DE">
              <w:rPr>
                <w:rFonts w:ascii="Apple Color Emoji" w:eastAsia="MS Mincho" w:hAnsi="Apple Color Emoji" w:cs="Apple Color Emoji"/>
                <w:rPrChange w:id="723" w:author="ZHANG" w:date="2022-05-04T16:49:00Z">
                  <w:rPr>
                    <w:rFonts w:ascii="Apple Color Emoji" w:hAnsi="Apple Color Emoji" w:cs="Apple Color Emoji"/>
                  </w:rPr>
                </w:rPrChange>
              </w:rPr>
              <w:t>✅</w:t>
            </w:r>
            <w:r w:rsidRPr="001957DE">
              <w:t>结果正确</w:t>
            </w:r>
          </w:p>
        </w:tc>
      </w:tr>
      <w:tr w:rsidR="0002305B" w:rsidRPr="001957DE" w14:paraId="116F98CF" w14:textId="77777777" w:rsidTr="00B62E09">
        <w:trPr>
          <w:trHeight w:val="366"/>
        </w:trPr>
        <w:tc>
          <w:tcPr>
            <w:tcW w:w="0" w:type="auto"/>
          </w:tcPr>
          <w:p w14:paraId="2D9B593B" w14:textId="77777777" w:rsidR="0002305B" w:rsidRPr="001957DE" w:rsidRDefault="0002305B" w:rsidP="0002305B">
            <w:pPr>
              <w:pStyle w:val="Compact"/>
            </w:pPr>
            <w:r w:rsidRPr="001957DE">
              <w:t>名字空间</w:t>
            </w:r>
          </w:p>
        </w:tc>
        <w:tc>
          <w:tcPr>
            <w:tcW w:w="0" w:type="auto"/>
          </w:tcPr>
          <w:p w14:paraId="3BBAE8D4" w14:textId="7DB050BC" w:rsidR="0002305B" w:rsidRPr="001957DE" w:rsidRDefault="0002305B" w:rsidP="0002305B">
            <w:pPr>
              <w:pStyle w:val="Compact"/>
            </w:pPr>
            <w:bookmarkStart w:id="724" w:name="OLE_LINK269"/>
            <w:bookmarkStart w:id="725" w:name="OLE_LINK270"/>
            <w:r w:rsidRPr="001957DE">
              <w:rPr>
                <w:rStyle w:val="VerbatimChar"/>
                <w:rFonts w:ascii="Times New Roman" w:hAnsi="Times New Roman" w:cs="Times New Roman"/>
              </w:rPr>
              <w:t xml:space="preserve">[ namespace { do [= </w:t>
            </w:r>
            <w:r w:rsidR="008F3094">
              <w:rPr>
                <w:rStyle w:val="VerbatimChar"/>
                <w:rFonts w:ascii="Times New Roman" w:hAnsi="Times New Roman" w:cs="Times New Roman"/>
              </w:rPr>
              <w:t>{</w:t>
            </w:r>
            <w:r w:rsidRPr="001957DE">
              <w:rPr>
                <w:rStyle w:val="VerbatimChar"/>
                <w:rFonts w:ascii="Times New Roman" w:hAnsi="Times New Roman" w:cs="Times New Roman"/>
              </w:rPr>
              <w:t>x</w:t>
            </w:r>
            <w:r w:rsidR="008F3094">
              <w:rPr>
                <w:rStyle w:val="VerbatimChar"/>
                <w:rFonts w:ascii="Times New Roman" w:hAnsi="Times New Roman" w:cs="Times New Roman"/>
              </w:rPr>
              <w:t>}</w:t>
            </w:r>
            <w:r w:rsidRPr="001957DE">
              <w:rPr>
                <w:rStyle w:val="VerbatimChar"/>
                <w:rFonts w:ascii="Times New Roman" w:hAnsi="Times New Roman" w:cs="Times New Roman"/>
              </w:rPr>
              <w:t xml:space="preserve"> 1] [print x] } ]</w:t>
            </w:r>
            <w:r w:rsidR="008F3094">
              <w:rPr>
                <w:rStyle w:val="VerbatimChar"/>
                <w:rFonts w:ascii="Times New Roman" w:hAnsi="Times New Roman" w:cs="Times New Roman"/>
              </w:rPr>
              <w:t xml:space="preserve"> </w:t>
            </w:r>
            <w:r w:rsidR="008F3094">
              <w:rPr>
                <w:rStyle w:val="VerbatimChar"/>
                <w:rFonts w:ascii="Times New Roman" w:hAnsi="Times New Roman" w:cs="Times New Roman" w:hint="eastAsia"/>
                <w:lang w:eastAsia="zh-CN"/>
              </w:rPr>
              <w:t>x</w:t>
            </w:r>
            <w:bookmarkEnd w:id="724"/>
            <w:bookmarkEnd w:id="725"/>
          </w:p>
        </w:tc>
        <w:tc>
          <w:tcPr>
            <w:tcW w:w="0" w:type="auto"/>
          </w:tcPr>
          <w:p w14:paraId="0C82CFEE" w14:textId="77777777" w:rsidR="0002305B" w:rsidRPr="001957DE" w:rsidRDefault="0002305B" w:rsidP="0002305B">
            <w:pPr>
              <w:pStyle w:val="Compact"/>
            </w:pPr>
            <w:r w:rsidRPr="001957DE">
              <w:rPr>
                <w:rFonts w:ascii="Apple Color Emoji" w:eastAsia="MS Mincho" w:hAnsi="Apple Color Emoji" w:cs="Apple Color Emoji"/>
                <w:rPrChange w:id="726" w:author="ZHANG" w:date="2022-05-04T16:49:00Z">
                  <w:rPr>
                    <w:rFonts w:ascii="Apple Color Emoji" w:hAnsi="Apple Color Emoji" w:cs="Apple Color Emoji"/>
                  </w:rPr>
                </w:rPrChange>
              </w:rPr>
              <w:t>✅</w:t>
            </w:r>
            <w:r w:rsidRPr="001957DE">
              <w:t>结果正确</w:t>
            </w:r>
          </w:p>
        </w:tc>
      </w:tr>
    </w:tbl>
    <w:p w14:paraId="0145EB49" w14:textId="6B1ED76B" w:rsidR="00930EE2" w:rsidRDefault="005A716F" w:rsidP="00D846E7">
      <w:pPr>
        <w:pStyle w:val="2"/>
        <w:spacing w:after="240"/>
        <w:rPr>
          <w:rFonts w:cs="Times New Roman"/>
        </w:rPr>
      </w:pPr>
      <w:bookmarkStart w:id="727" w:name="_Toc104020949"/>
      <w:bookmarkStart w:id="728" w:name="不足与缺陷"/>
      <w:bookmarkEnd w:id="702"/>
      <w:r w:rsidRPr="001957DE">
        <w:rPr>
          <w:rFonts w:cs="Times New Roman"/>
        </w:rPr>
        <w:t>不足与缺陷</w:t>
      </w:r>
      <w:bookmarkEnd w:id="727"/>
    </w:p>
    <w:p w14:paraId="193B02A8" w14:textId="1ECE4610" w:rsidR="005D5680" w:rsidRDefault="005D5680" w:rsidP="00737B10">
      <w:pPr>
        <w:pStyle w:val="3"/>
      </w:pPr>
      <w:bookmarkStart w:id="729" w:name="_Toc104020950"/>
      <w:r>
        <w:rPr>
          <w:rFonts w:hint="eastAsia"/>
        </w:rPr>
        <w:t>缺少对开发者的支持</w:t>
      </w:r>
      <w:bookmarkEnd w:id="729"/>
    </w:p>
    <w:p w14:paraId="6A628FFA" w14:textId="2A449AEE" w:rsidR="005D5680" w:rsidRDefault="005D5680" w:rsidP="005D5680">
      <w:pPr>
        <w:pStyle w:val="FirstParagraph"/>
        <w:spacing w:after="240"/>
        <w:ind w:firstLine="480"/>
      </w:pPr>
      <w:r>
        <w:rPr>
          <w:rFonts w:hint="eastAsia"/>
        </w:rPr>
        <w:t>对开发者来说，</w:t>
      </w:r>
      <w:r>
        <w:rPr>
          <w:rFonts w:hint="eastAsia"/>
        </w:rPr>
        <w:t>Lache</w:t>
      </w:r>
      <w:r>
        <w:t xml:space="preserve">sis </w:t>
      </w:r>
      <w:r>
        <w:rPr>
          <w:rFonts w:hint="eastAsia"/>
        </w:rPr>
        <w:t>是一门非常不友好的语言。错误提示不全面、没有语法着色和</w:t>
      </w:r>
      <w:r w:rsidR="00927DAC">
        <w:rPr>
          <w:rFonts w:hint="eastAsia"/>
        </w:rPr>
        <w:t>自动补全</w:t>
      </w:r>
      <w:r>
        <w:rPr>
          <w:rFonts w:hint="eastAsia"/>
        </w:rPr>
        <w:t>让开发</w:t>
      </w:r>
      <w:r>
        <w:rPr>
          <w:rFonts w:hint="eastAsia"/>
        </w:rPr>
        <w:t>Lachesi</w:t>
      </w:r>
      <w:r>
        <w:t xml:space="preserve">s </w:t>
      </w:r>
      <w:r>
        <w:rPr>
          <w:rFonts w:hint="eastAsia"/>
        </w:rPr>
        <w:t>程序的过程异常艰苦。由于函数式编程的特点，一旦程序出错，唯一的调试方法就是逐行检查</w:t>
      </w:r>
      <w:r w:rsidR="00927DAC">
        <w:rPr>
          <w:rFonts w:hint="eastAsia"/>
        </w:rPr>
        <w:t>代码。</w:t>
      </w:r>
    </w:p>
    <w:p w14:paraId="24F859FB" w14:textId="039D5808" w:rsidR="00EB3236" w:rsidRDefault="00EB3236" w:rsidP="00737B10">
      <w:pPr>
        <w:pStyle w:val="3"/>
      </w:pPr>
      <w:bookmarkStart w:id="730" w:name="_Toc104020951"/>
      <w:r>
        <w:rPr>
          <w:rFonts w:hint="eastAsia"/>
        </w:rPr>
        <w:t>不支持跨平台</w:t>
      </w:r>
      <w:r w:rsidR="00DA5AF2">
        <w:rPr>
          <w:rFonts w:hint="eastAsia"/>
        </w:rPr>
        <w:t>运行</w:t>
      </w:r>
      <w:bookmarkEnd w:id="730"/>
    </w:p>
    <w:p w14:paraId="4646D252" w14:textId="2EC3988B" w:rsidR="00DA5AF2" w:rsidRPr="00DA5AF2" w:rsidRDefault="00DA5AF2" w:rsidP="00DA5AF2">
      <w:pPr>
        <w:pStyle w:val="FirstParagraph"/>
        <w:spacing w:after="240"/>
        <w:ind w:firstLine="480"/>
      </w:pPr>
      <w:r>
        <w:rPr>
          <w:rFonts w:hint="eastAsia"/>
        </w:rPr>
        <w:t>解释器的系统</w:t>
      </w:r>
      <w:r>
        <w:rPr>
          <w:rFonts w:hint="eastAsia"/>
        </w:rPr>
        <w:t>I</w:t>
      </w:r>
      <w:r>
        <w:t xml:space="preserve">/O </w:t>
      </w:r>
      <w:r>
        <w:rPr>
          <w:rFonts w:hint="eastAsia"/>
        </w:rPr>
        <w:t>和命令行输入模块都是高度依赖</w:t>
      </w:r>
      <w:r>
        <w:rPr>
          <w:rFonts w:hint="eastAsia"/>
        </w:rPr>
        <w:t>UNIX</w:t>
      </w:r>
      <w:r>
        <w:t xml:space="preserve"> </w:t>
      </w:r>
      <w:r>
        <w:rPr>
          <w:rFonts w:hint="eastAsia"/>
        </w:rPr>
        <w:t>系统调用的，只能在遵循</w:t>
      </w:r>
      <w:r>
        <w:rPr>
          <w:rFonts w:hint="eastAsia"/>
        </w:rPr>
        <w:t>UNIX</w:t>
      </w:r>
      <w:r>
        <w:rPr>
          <w:rFonts w:hint="eastAsia"/>
        </w:rPr>
        <w:t>标准的机器上运行而无法在最流行的</w:t>
      </w:r>
      <w:r>
        <w:rPr>
          <w:rFonts w:hint="eastAsia"/>
        </w:rPr>
        <w:t>Windows</w:t>
      </w:r>
      <w:r>
        <w:t xml:space="preserve"> </w:t>
      </w:r>
      <w:r>
        <w:rPr>
          <w:rFonts w:hint="eastAsia"/>
        </w:rPr>
        <w:t>平台使用。</w:t>
      </w:r>
    </w:p>
    <w:p w14:paraId="683C396B" w14:textId="59E493D8" w:rsidR="00EB3236" w:rsidRDefault="00EB3236" w:rsidP="00737B10">
      <w:pPr>
        <w:pStyle w:val="3"/>
        <w:rPr>
          <w:lang w:eastAsia="zh-CN"/>
        </w:rPr>
      </w:pPr>
      <w:bookmarkStart w:id="731" w:name="_Toc104020952"/>
      <w:r>
        <w:rPr>
          <w:rFonts w:hint="eastAsia"/>
          <w:lang w:eastAsia="zh-CN"/>
        </w:rPr>
        <w:t>不稳定的</w:t>
      </w:r>
      <w:r w:rsidR="00DA5AF2">
        <w:rPr>
          <w:rFonts w:hint="eastAsia"/>
          <w:lang w:eastAsia="zh-CN"/>
        </w:rPr>
        <w:t>命令行</w:t>
      </w:r>
      <w:r>
        <w:rPr>
          <w:rFonts w:hint="eastAsia"/>
          <w:lang w:eastAsia="zh-CN"/>
        </w:rPr>
        <w:t>输入</w:t>
      </w:r>
      <w:r w:rsidR="00DA5AF2">
        <w:rPr>
          <w:rFonts w:hint="eastAsia"/>
          <w:lang w:eastAsia="zh-CN"/>
        </w:rPr>
        <w:t>模块</w:t>
      </w:r>
      <w:bookmarkEnd w:id="731"/>
    </w:p>
    <w:p w14:paraId="58A780C7" w14:textId="4D3BA366" w:rsidR="00DA5AF2" w:rsidRDefault="00DA5AF2" w:rsidP="00DA5AF2">
      <w:pPr>
        <w:pStyle w:val="FirstParagraph"/>
        <w:spacing w:after="240"/>
        <w:ind w:firstLine="480"/>
      </w:pPr>
      <w:r>
        <w:rPr>
          <w:rFonts w:hint="eastAsia"/>
        </w:rPr>
        <w:t>检查命令行参数的函数由于未知的原因不能同时接收两个以上的参数。鉴于</w:t>
      </w:r>
      <w:r>
        <w:rPr>
          <w:rFonts w:hint="eastAsia"/>
        </w:rPr>
        <w:t>lac</w:t>
      </w:r>
      <w:r>
        <w:t xml:space="preserve"> </w:t>
      </w:r>
      <w:r>
        <w:rPr>
          <w:rFonts w:hint="eastAsia"/>
        </w:rPr>
        <w:t>解释器一共设计了</w:t>
      </w:r>
      <w:r w:rsidR="00383C88">
        <w:rPr>
          <w:rFonts w:hint="eastAsia"/>
        </w:rPr>
        <w:t>三</w:t>
      </w:r>
      <w:r>
        <w:rPr>
          <w:rFonts w:hint="eastAsia"/>
        </w:rPr>
        <w:t>个命令行参数</w:t>
      </w:r>
      <w:r>
        <w:rPr>
          <w:rFonts w:hint="eastAsia"/>
        </w:rPr>
        <w:t>-g</w:t>
      </w:r>
      <w:r>
        <w:t xml:space="preserve"> </w:t>
      </w:r>
      <w:r w:rsidR="00383C88">
        <w:rPr>
          <w:rFonts w:hint="eastAsia"/>
        </w:rPr>
        <w:t>、</w:t>
      </w:r>
      <w:bookmarkStart w:id="732" w:name="OLE_LINK251"/>
      <w:bookmarkStart w:id="733" w:name="OLE_LINK252"/>
      <w:r w:rsidR="00383C88">
        <w:rPr>
          <w:rFonts w:hint="eastAsia"/>
        </w:rPr>
        <w:t>-</w:t>
      </w:r>
      <w:r w:rsidR="00383C88">
        <w:t>help</w:t>
      </w:r>
      <w:bookmarkEnd w:id="732"/>
      <w:bookmarkEnd w:id="733"/>
      <w:r>
        <w:rPr>
          <w:rFonts w:hint="eastAsia"/>
        </w:rPr>
        <w:t>和</w:t>
      </w:r>
      <w:r>
        <w:rPr>
          <w:rFonts w:hint="eastAsia"/>
        </w:rPr>
        <w:t>-</w:t>
      </w:r>
      <w:r>
        <w:t>std</w:t>
      </w:r>
      <w:r w:rsidR="00383C88">
        <w:rPr>
          <w:rFonts w:hint="eastAsia"/>
        </w:rPr>
        <w:t>，因此</w:t>
      </w:r>
      <w:r w:rsidR="00383C88">
        <w:rPr>
          <w:rFonts w:hint="eastAsia"/>
        </w:rPr>
        <w:t>-</w:t>
      </w:r>
      <w:r w:rsidR="00383C88">
        <w:t>help</w:t>
      </w:r>
      <w:r w:rsidR="00383C88">
        <w:rPr>
          <w:rFonts w:hint="eastAsia"/>
        </w:rPr>
        <w:t>参数被设计成一经检测马上退出程序的选项。</w:t>
      </w:r>
    </w:p>
    <w:p w14:paraId="0C743420" w14:textId="0EE42FDF" w:rsidR="00383C88" w:rsidRPr="00DA5AF2" w:rsidRDefault="00383C88" w:rsidP="00DA5AF2">
      <w:pPr>
        <w:pStyle w:val="FirstParagraph"/>
        <w:spacing w:after="240"/>
        <w:ind w:firstLine="480"/>
      </w:pPr>
      <w:r>
        <w:rPr>
          <w:rFonts w:hint="eastAsia"/>
        </w:rPr>
        <w:t>另外，由系统保证的输入历史模块在</w:t>
      </w:r>
      <w:r>
        <w:rPr>
          <w:rFonts w:hint="eastAsia"/>
        </w:rPr>
        <w:t xml:space="preserve">macOS </w:t>
      </w:r>
      <w:r>
        <w:rPr>
          <w:rFonts w:hint="eastAsia"/>
        </w:rPr>
        <w:t>上表现也不稳定，经常会出现字符缓冲块不能完全被冲出的现象。</w:t>
      </w:r>
    </w:p>
    <w:p w14:paraId="725FF7D4" w14:textId="77777777" w:rsidR="00930EE2" w:rsidRPr="00DA5AF2" w:rsidRDefault="005A716F" w:rsidP="00737B10">
      <w:pPr>
        <w:pStyle w:val="3"/>
      </w:pPr>
      <w:bookmarkStart w:id="734" w:name="_Toc104020953"/>
      <w:bookmarkStart w:id="735" w:name="缺少宽字符支持"/>
      <w:r w:rsidRPr="00DA5AF2">
        <w:rPr>
          <w:rFonts w:hint="eastAsia"/>
        </w:rPr>
        <w:t>缺少宽字符支持</w:t>
      </w:r>
      <w:bookmarkEnd w:id="734"/>
    </w:p>
    <w:p w14:paraId="0DB293FF" w14:textId="34882E8B" w:rsidR="00412CED" w:rsidRPr="001957DE" w:rsidRDefault="00412CED" w:rsidP="005D5680">
      <w:pPr>
        <w:pStyle w:val="FirstParagraph"/>
        <w:spacing w:after="240"/>
        <w:ind w:firstLine="480"/>
      </w:pPr>
      <w:r w:rsidRPr="001957DE">
        <w:t>虽然</w:t>
      </w:r>
      <w:r w:rsidRPr="001957DE">
        <w:rPr>
          <w:rPrChange w:id="736" w:author="ZHANG" w:date="2022-05-04T16:49:00Z">
            <w:rPr>
              <w:rFonts w:ascii="Consolas" w:hAnsi="Consolas" w:cs="Consolas"/>
            </w:rPr>
          </w:rPrChange>
        </w:rPr>
        <w:t>printf</w:t>
      </w:r>
      <w:r w:rsidRPr="001957DE">
        <w:rPr>
          <w:rFonts w:hint="eastAsia"/>
          <w:rPrChange w:id="737" w:author="ZHANG" w:date="2022-05-04T16:49:00Z">
            <w:rPr>
              <w:rFonts w:ascii="Consolas" w:hAnsi="Consolas" w:cs="Consolas" w:hint="eastAsia"/>
            </w:rPr>
          </w:rPrChange>
        </w:rPr>
        <w:t>函数族已经添加了对宽字符的支持，但</w:t>
      </w:r>
      <w:r w:rsidR="005A716F" w:rsidRPr="001957DE">
        <w:t>语法捕获器本身不支持宽字符</w:t>
      </w:r>
      <w:r w:rsidRPr="001957DE">
        <w:t>。</w:t>
      </w:r>
      <w:r w:rsidR="005A716F" w:rsidRPr="001957DE">
        <w:t>另外</w:t>
      </w:r>
      <w:r w:rsidRPr="001957DE">
        <w:t>，</w:t>
      </w:r>
      <w:r w:rsidR="005A716F" w:rsidRPr="001957DE">
        <w:t xml:space="preserve">lac </w:t>
      </w:r>
      <w:r w:rsidR="005A716F" w:rsidRPr="001957DE">
        <w:t>系统的内存分配和转义字符处理也依赖基于标准</w:t>
      </w:r>
      <w:r w:rsidR="005A716F" w:rsidRPr="001957DE">
        <w:t xml:space="preserve">ASCII </w:t>
      </w:r>
      <w:r w:rsidR="005A716F" w:rsidRPr="001957DE">
        <w:t>字符宽度的长度计算，故要适配宽字符处理</w:t>
      </w:r>
      <w:r w:rsidR="00A96B2B" w:rsidRPr="001957DE">
        <w:t>，需要对</w:t>
      </w:r>
      <w:r w:rsidR="00B003ED">
        <w:rPr>
          <w:rFonts w:hint="eastAsia"/>
        </w:rPr>
        <w:t>本</w:t>
      </w:r>
      <w:r w:rsidR="00A96B2B" w:rsidRPr="001957DE">
        <w:t>系统作较大改动</w:t>
      </w:r>
      <w:r w:rsidR="00B003ED">
        <w:rPr>
          <w:rFonts w:hint="eastAsia"/>
        </w:rPr>
        <w:t>。</w:t>
      </w:r>
    </w:p>
    <w:p w14:paraId="16E46053" w14:textId="77777777" w:rsidR="00930EE2" w:rsidRPr="001957DE" w:rsidRDefault="005A716F" w:rsidP="008D4CAB">
      <w:pPr>
        <w:pStyle w:val="CaptionedFigure"/>
        <w:jc w:val="center"/>
        <w:rPr>
          <w:rFonts w:cs="Times New Roman"/>
        </w:rPr>
      </w:pPr>
      <w:r w:rsidRPr="001957DE">
        <w:rPr>
          <w:rFonts w:cs="Times New Roman"/>
          <w:noProof/>
          <w:lang w:eastAsia="zh-CN"/>
        </w:rPr>
        <w:drawing>
          <wp:inline distT="0" distB="0" distL="0" distR="0" wp14:anchorId="11749536" wp14:editId="408CF862">
            <wp:extent cx="5508088" cy="3308678"/>
            <wp:effectExtent l="0" t="0" r="3810" b="6350"/>
            <wp:docPr id="14" name="Picture" descr="Screen Shot 2022-04-29 at 10.16.17 PM"/>
            <wp:cNvGraphicFramePr/>
            <a:graphic xmlns:a="http://schemas.openxmlformats.org/drawingml/2006/main">
              <a:graphicData uri="http://schemas.openxmlformats.org/drawingml/2006/picture">
                <pic:pic xmlns:pic="http://schemas.openxmlformats.org/drawingml/2006/picture">
                  <pic:nvPicPr>
                    <pic:cNvPr id="0" name="Picture" descr="./Screen%20Shot%202022-04-29%20at%2010.16.17%20PM.png"/>
                    <pic:cNvPicPr>
                      <a:picLocks noChangeAspect="1" noChangeArrowheads="1"/>
                    </pic:cNvPicPr>
                  </pic:nvPicPr>
                  <pic:blipFill>
                    <a:blip r:embed="rId33" cstate="print"/>
                    <a:stretch>
                      <a:fillRect/>
                    </a:stretch>
                  </pic:blipFill>
                  <pic:spPr bwMode="auto">
                    <a:xfrm>
                      <a:off x="0" y="0"/>
                      <a:ext cx="5520856" cy="3316348"/>
                    </a:xfrm>
                    <a:prstGeom prst="rect">
                      <a:avLst/>
                    </a:prstGeom>
                    <a:noFill/>
                    <a:ln w="9525">
                      <a:noFill/>
                      <a:headEnd/>
                      <a:tailEnd/>
                    </a:ln>
                  </pic:spPr>
                </pic:pic>
              </a:graphicData>
            </a:graphic>
          </wp:inline>
        </w:drawing>
      </w:r>
    </w:p>
    <w:p w14:paraId="66739D72" w14:textId="03F866B6" w:rsidR="00930EE2" w:rsidRPr="008014E4" w:rsidRDefault="002D4DFA" w:rsidP="008014E4">
      <w:pPr>
        <w:pStyle w:val="aff"/>
      </w:pPr>
      <w:r w:rsidRPr="00B77F41">
        <w:rPr>
          <w:rFonts w:hint="eastAsia"/>
          <w:b/>
        </w:rPr>
        <w:t>图</w:t>
      </w:r>
      <w:r w:rsidRPr="00B77F41">
        <w:rPr>
          <w:b/>
        </w:rPr>
        <w:t>1</w:t>
      </w:r>
      <w:r w:rsidR="00ED2E2B">
        <w:rPr>
          <w:b/>
        </w:rPr>
        <w:t>9</w:t>
      </w:r>
      <w:r w:rsidR="008D4CAB" w:rsidRPr="00B77F41">
        <w:rPr>
          <w:rFonts w:hint="eastAsia"/>
        </w:rPr>
        <w:t>宽字符适配情况</w:t>
      </w:r>
    </w:p>
    <w:p w14:paraId="7C6C1253" w14:textId="77777777" w:rsidR="00930EE2" w:rsidRPr="00DA5AF2" w:rsidRDefault="005A716F" w:rsidP="00737B10">
      <w:pPr>
        <w:pStyle w:val="3"/>
      </w:pPr>
      <w:bookmarkStart w:id="738" w:name="_Toc104020954"/>
      <w:bookmarkStart w:id="739" w:name="import-文件路径逻辑"/>
      <w:bookmarkEnd w:id="735"/>
      <w:r w:rsidRPr="00DA5AF2">
        <w:t xml:space="preserve">import </w:t>
      </w:r>
      <w:r w:rsidRPr="00DA5AF2">
        <w:rPr>
          <w:rFonts w:hint="eastAsia"/>
        </w:rPr>
        <w:t>文件路径逻辑</w:t>
      </w:r>
      <w:bookmarkEnd w:id="738"/>
    </w:p>
    <w:p w14:paraId="5907FA47" w14:textId="77777777" w:rsidR="00930EE2" w:rsidRPr="001957DE" w:rsidRDefault="005A716F" w:rsidP="002A64AF">
      <w:pPr>
        <w:pStyle w:val="FirstParagraph"/>
        <w:spacing w:after="240"/>
        <w:ind w:firstLine="480"/>
      </w:pPr>
      <w:r w:rsidRPr="001957DE">
        <w:t xml:space="preserve">Lac </w:t>
      </w:r>
      <w:bookmarkStart w:id="740" w:name="OLE_LINK164"/>
      <w:bookmarkStart w:id="741" w:name="OLE_LINK165"/>
      <w:r w:rsidRPr="001957DE">
        <w:t>解释器</w:t>
      </w:r>
      <w:bookmarkEnd w:id="740"/>
      <w:bookmarkEnd w:id="741"/>
      <w:r w:rsidRPr="001957DE">
        <w:t>的两种工作模式中使用了同一种路径逻辑，都以</w:t>
      </w:r>
      <w:bookmarkStart w:id="742" w:name="OLE_LINK162"/>
      <w:bookmarkStart w:id="743" w:name="OLE_LINK163"/>
      <w:r w:rsidRPr="001957DE">
        <w:t>当前</w:t>
      </w:r>
      <w:bookmarkStart w:id="744" w:name="OLE_LINK158"/>
      <w:bookmarkStart w:id="745" w:name="OLE_LINK159"/>
      <w:r w:rsidRPr="001957DE">
        <w:t>路径为</w:t>
      </w:r>
      <w:r w:rsidR="00A16FEA" w:rsidRPr="001957DE">
        <w:t>“</w:t>
      </w:r>
      <w:r w:rsidRPr="001957DE">
        <w:rPr>
          <w:rStyle w:val="VerbatimChar"/>
          <w:rFonts w:ascii="Times New Roman" w:hAnsi="Times New Roman" w:cs="Times New Roman"/>
        </w:rPr>
        <w:t>.</w:t>
      </w:r>
      <w:r w:rsidR="00A16FEA" w:rsidRPr="001957DE">
        <w:rPr>
          <w:rStyle w:val="VerbatimChar"/>
          <w:rFonts w:ascii="Times New Roman" w:hAnsi="Times New Roman" w:cs="Times New Roman"/>
        </w:rPr>
        <w:t>”</w:t>
      </w:r>
      <w:r w:rsidRPr="001957DE">
        <w:t>路径</w:t>
      </w:r>
      <w:bookmarkEnd w:id="742"/>
      <w:bookmarkEnd w:id="743"/>
      <w:bookmarkEnd w:id="744"/>
      <w:bookmarkEnd w:id="745"/>
      <w:r w:rsidRPr="001957DE">
        <w:t>。</w:t>
      </w:r>
      <w:r w:rsidR="00CB0DBF" w:rsidRPr="001957DE">
        <w:t>这在执行不在当前文件夹的</w:t>
      </w:r>
      <w:r w:rsidR="00A96B2B" w:rsidRPr="001957DE">
        <w:t>文件时，带路径的功能会产生歧义。</w:t>
      </w:r>
    </w:p>
    <w:p w14:paraId="452DBAF5" w14:textId="2F11C551" w:rsidR="00A96B2B" w:rsidRPr="001957DE" w:rsidRDefault="00A96B2B" w:rsidP="004B2C17">
      <w:pPr>
        <w:pStyle w:val="FirstParagraph"/>
        <w:spacing w:after="240"/>
        <w:ind w:firstLine="480"/>
      </w:pPr>
      <w:r w:rsidRPr="001957DE">
        <w:t>具体来说，</w:t>
      </w:r>
      <w:r w:rsidRPr="001957DE">
        <w:t>lac</w:t>
      </w:r>
      <w:r w:rsidRPr="001957DE">
        <w:t>解释器在</w:t>
      </w:r>
      <w:bookmarkStart w:id="746" w:name="OLE_LINK160"/>
      <w:bookmarkStart w:id="747" w:name="OLE_LINK161"/>
      <w:r w:rsidRPr="001957DE">
        <w:t>读取文件</w:t>
      </w:r>
      <w:bookmarkEnd w:id="746"/>
      <w:bookmarkEnd w:id="747"/>
      <w:r w:rsidRPr="001957DE">
        <w:t>型输入时应该以当前文件路径为</w:t>
      </w:r>
      <w:r w:rsidRPr="001957DE">
        <w:t>“</w:t>
      </w:r>
      <w:r w:rsidRPr="001957DE">
        <w:rPr>
          <w:rStyle w:val="VerbatimChar"/>
          <w:rFonts w:ascii="Times New Roman" w:hAnsi="Times New Roman" w:cs="Times New Roman"/>
        </w:rPr>
        <w:t>.”</w:t>
      </w:r>
      <w:r w:rsidRPr="001957DE">
        <w:t>路径，而在读取用户输入时以当前路径为</w:t>
      </w:r>
      <w:r w:rsidRPr="001957DE">
        <w:t>“</w:t>
      </w:r>
      <w:r w:rsidRPr="001957DE">
        <w:rPr>
          <w:rStyle w:val="VerbatimChar"/>
          <w:rFonts w:ascii="Times New Roman" w:hAnsi="Times New Roman" w:cs="Times New Roman"/>
        </w:rPr>
        <w:t>.”</w:t>
      </w:r>
      <w:r w:rsidRPr="001957DE">
        <w:t>路径。</w:t>
      </w:r>
      <w:r w:rsidR="004B2C17">
        <w:rPr>
          <w:rFonts w:hint="eastAsia"/>
        </w:rPr>
        <w:t>添加相关特性需要在每个文件对象中存储其相应的地址，并依次更改当前路径的秩。</w:t>
      </w:r>
    </w:p>
    <w:p w14:paraId="066A1908" w14:textId="77777777" w:rsidR="00930EE2" w:rsidRPr="00DA5AF2" w:rsidRDefault="005A716F" w:rsidP="00737B10">
      <w:pPr>
        <w:pStyle w:val="3"/>
      </w:pPr>
      <w:bookmarkStart w:id="748" w:name="_Toc104020955"/>
      <w:bookmarkStart w:id="749" w:name="低效冗余的内存分配设计"/>
      <w:bookmarkEnd w:id="739"/>
      <w:r w:rsidRPr="00DA5AF2">
        <w:rPr>
          <w:rFonts w:hint="eastAsia"/>
        </w:rPr>
        <w:t>低效的内存分配设计</w:t>
      </w:r>
      <w:bookmarkEnd w:id="748"/>
    </w:p>
    <w:p w14:paraId="4274A078" w14:textId="7643EF49" w:rsidR="00ED2E2B" w:rsidRPr="008B27CB" w:rsidRDefault="005A716F" w:rsidP="008B27CB">
      <w:pPr>
        <w:pStyle w:val="FirstParagraph"/>
        <w:spacing w:after="240"/>
        <w:ind w:firstLine="480"/>
        <w:rPr>
          <w:rFonts w:hint="eastAsia"/>
        </w:rPr>
      </w:pPr>
      <w:r w:rsidRPr="001957DE">
        <w:t>Lac</w:t>
      </w:r>
      <w:r w:rsidR="00A96B2B" w:rsidRPr="001957DE">
        <w:t>解释器</w:t>
      </w:r>
      <w:r w:rsidR="00412CED" w:rsidRPr="001957DE">
        <w:t>表示数据结构的各类容器使用了</w:t>
      </w:r>
      <w:r w:rsidR="00201DF4" w:rsidRPr="001957DE">
        <w:t>数组作为了内存分配模型，</w:t>
      </w:r>
      <w:r w:rsidR="005D5680">
        <w:rPr>
          <w:rFonts w:hint="eastAsia"/>
        </w:rPr>
        <w:t>且整个运行过程要频繁地创建和销毁容器对象。</w:t>
      </w:r>
      <w:r w:rsidR="00201DF4" w:rsidRPr="001957DE">
        <w:t>这在开发时导致了很多的堆内存污染错误。经过多次调试，这些错误大多数都被消除，但仍然留下了很多待优化的空间。</w:t>
      </w:r>
      <w:bookmarkStart w:id="750" w:name="致谢"/>
      <w:bookmarkEnd w:id="703"/>
      <w:bookmarkEnd w:id="728"/>
      <w:bookmarkEnd w:id="749"/>
    </w:p>
    <w:p w14:paraId="2E02B321" w14:textId="0E372B1D" w:rsidR="00ED2E2B" w:rsidRDefault="00ED2E2B" w:rsidP="008B27CB">
      <w:pPr>
        <w:pStyle w:val="1"/>
      </w:pPr>
      <w:bookmarkStart w:id="751" w:name="_Toc104020956"/>
      <w:bookmarkStart w:id="752" w:name="参考文献"/>
      <w:bookmarkEnd w:id="750"/>
      <w:commentRangeStart w:id="753"/>
      <w:r w:rsidRPr="001957DE">
        <w:t>参考文献</w:t>
      </w:r>
      <w:commentRangeEnd w:id="753"/>
      <w:r w:rsidRPr="00023686">
        <w:commentReference w:id="753"/>
      </w:r>
      <w:bookmarkEnd w:id="751"/>
    </w:p>
    <w:p w14:paraId="389ED381" w14:textId="77777777" w:rsidR="00ED2E2B" w:rsidRDefault="00ED2E2B" w:rsidP="00D97F0D">
      <w:pPr>
        <w:pStyle w:val="FirstParagraph"/>
        <w:numPr>
          <w:ilvl w:val="0"/>
          <w:numId w:val="48"/>
        </w:numPr>
        <w:spacing w:after="240"/>
        <w:ind w:firstLineChars="0"/>
        <w:rPr>
          <w:shd w:val="clear" w:color="auto" w:fill="FFFFFF"/>
        </w:rPr>
      </w:pPr>
      <w:r w:rsidRPr="001962D9">
        <w:rPr>
          <w:rFonts w:hint="eastAsia"/>
          <w:shd w:val="clear" w:color="auto" w:fill="FFFFFF"/>
        </w:rPr>
        <w:t>周一萍</w:t>
      </w:r>
      <w:r w:rsidRPr="001962D9">
        <w:rPr>
          <w:rFonts w:hint="eastAsia"/>
          <w:shd w:val="clear" w:color="auto" w:fill="FFFFFF"/>
        </w:rPr>
        <w:t>,</w:t>
      </w:r>
      <w:r w:rsidRPr="001962D9">
        <w:rPr>
          <w:rFonts w:hint="eastAsia"/>
          <w:shd w:val="clear" w:color="auto" w:fill="FFFFFF"/>
        </w:rPr>
        <w:t>郑守淇</w:t>
      </w:r>
      <w:r w:rsidRPr="001962D9">
        <w:rPr>
          <w:rFonts w:hint="eastAsia"/>
          <w:shd w:val="clear" w:color="auto" w:fill="FFFFFF"/>
        </w:rPr>
        <w:t>,</w:t>
      </w:r>
      <w:r w:rsidRPr="001962D9">
        <w:rPr>
          <w:rFonts w:hint="eastAsia"/>
          <w:shd w:val="clear" w:color="auto" w:fill="FFFFFF"/>
        </w:rPr>
        <w:t>白英彩</w:t>
      </w:r>
      <w:r w:rsidRPr="001962D9">
        <w:rPr>
          <w:rFonts w:hint="eastAsia"/>
          <w:shd w:val="clear" w:color="auto" w:fill="FFFFFF"/>
        </w:rPr>
        <w:t>.</w:t>
      </w:r>
      <w:r w:rsidRPr="001962D9">
        <w:rPr>
          <w:rFonts w:hint="eastAsia"/>
          <w:shd w:val="clear" w:color="auto" w:fill="FFFFFF"/>
        </w:rPr>
        <w:t>基于</w:t>
      </w:r>
      <w:r w:rsidRPr="001962D9">
        <w:rPr>
          <w:rFonts w:hint="eastAsia"/>
          <w:shd w:val="clear" w:color="auto" w:fill="FFFFFF"/>
        </w:rPr>
        <w:t>PVM</w:t>
      </w:r>
      <w:r w:rsidRPr="001962D9">
        <w:rPr>
          <w:rFonts w:hint="eastAsia"/>
          <w:shd w:val="clear" w:color="auto" w:fill="FFFFFF"/>
        </w:rPr>
        <w:t>的并行</w:t>
      </w:r>
      <w:r w:rsidRPr="001962D9">
        <w:rPr>
          <w:rFonts w:hint="eastAsia"/>
          <w:shd w:val="clear" w:color="auto" w:fill="FFFFFF"/>
        </w:rPr>
        <w:t>Lisp</w:t>
      </w:r>
      <w:r w:rsidRPr="001962D9">
        <w:rPr>
          <w:rFonts w:hint="eastAsia"/>
          <w:shd w:val="clear" w:color="auto" w:fill="FFFFFF"/>
        </w:rPr>
        <w:t>机制与实现</w:t>
      </w:r>
      <w:r w:rsidRPr="001962D9">
        <w:rPr>
          <w:rFonts w:hint="eastAsia"/>
          <w:shd w:val="clear" w:color="auto" w:fill="FFFFFF"/>
        </w:rPr>
        <w:t>[J].</w:t>
      </w:r>
      <w:r w:rsidRPr="001962D9">
        <w:rPr>
          <w:rFonts w:hint="eastAsia"/>
          <w:shd w:val="clear" w:color="auto" w:fill="FFFFFF"/>
        </w:rPr>
        <w:t>小型微型计算机系统</w:t>
      </w:r>
      <w:r w:rsidRPr="001962D9">
        <w:rPr>
          <w:rFonts w:hint="eastAsia"/>
          <w:shd w:val="clear" w:color="auto" w:fill="FFFFFF"/>
        </w:rPr>
        <w:t>,1998(08):14-20.</w:t>
      </w:r>
    </w:p>
    <w:p w14:paraId="4024BF86" w14:textId="77777777" w:rsidR="00ED2E2B" w:rsidRDefault="00ED2E2B" w:rsidP="00D97F0D">
      <w:pPr>
        <w:pStyle w:val="FirstParagraph"/>
        <w:numPr>
          <w:ilvl w:val="0"/>
          <w:numId w:val="48"/>
        </w:numPr>
        <w:spacing w:after="240"/>
        <w:ind w:firstLineChars="0"/>
        <w:rPr>
          <w:shd w:val="clear" w:color="auto" w:fill="FFFFFF"/>
        </w:rPr>
      </w:pPr>
      <w:r w:rsidRPr="000D49D1">
        <w:rPr>
          <w:rFonts w:hint="eastAsia"/>
          <w:shd w:val="clear" w:color="auto" w:fill="FFFFFF"/>
        </w:rPr>
        <w:t>王贺塞</w:t>
      </w:r>
      <w:r w:rsidRPr="000D49D1">
        <w:rPr>
          <w:rFonts w:hint="eastAsia"/>
          <w:shd w:val="clear" w:color="auto" w:fill="FFFFFF"/>
        </w:rPr>
        <w:t xml:space="preserve">. </w:t>
      </w:r>
      <w:r w:rsidRPr="000D49D1">
        <w:rPr>
          <w:rFonts w:hint="eastAsia"/>
          <w:shd w:val="clear" w:color="auto" w:fill="FFFFFF"/>
        </w:rPr>
        <w:t>基于</w:t>
      </w:r>
      <w:r w:rsidRPr="000D49D1">
        <w:rPr>
          <w:rFonts w:hint="eastAsia"/>
          <w:shd w:val="clear" w:color="auto" w:fill="FFFFFF"/>
        </w:rPr>
        <w:t>Hindley-Milner</w:t>
      </w:r>
      <w:r w:rsidRPr="000D49D1">
        <w:rPr>
          <w:rFonts w:hint="eastAsia"/>
          <w:shd w:val="clear" w:color="auto" w:fill="FFFFFF"/>
        </w:rPr>
        <w:t>类型系统的函数式语言</w:t>
      </w:r>
      <w:r w:rsidRPr="000D49D1">
        <w:rPr>
          <w:rFonts w:hint="eastAsia"/>
          <w:shd w:val="clear" w:color="auto" w:fill="FFFFFF"/>
        </w:rPr>
        <w:t>Leaf</w:t>
      </w:r>
      <w:r w:rsidRPr="000D49D1">
        <w:rPr>
          <w:rFonts w:hint="eastAsia"/>
          <w:shd w:val="clear" w:color="auto" w:fill="FFFFFF"/>
        </w:rPr>
        <w:t>的设计实现</w:t>
      </w:r>
      <w:r w:rsidRPr="000D49D1">
        <w:rPr>
          <w:rFonts w:hint="eastAsia"/>
          <w:shd w:val="clear" w:color="auto" w:fill="FFFFFF"/>
        </w:rPr>
        <w:t>[D].</w:t>
      </w:r>
      <w:r w:rsidRPr="000D49D1">
        <w:rPr>
          <w:rFonts w:hint="eastAsia"/>
          <w:shd w:val="clear" w:color="auto" w:fill="FFFFFF"/>
        </w:rPr>
        <w:t>北京邮电大学</w:t>
      </w:r>
      <w:r w:rsidRPr="000D49D1">
        <w:rPr>
          <w:rFonts w:hint="eastAsia"/>
          <w:shd w:val="clear" w:color="auto" w:fill="FFFFFF"/>
        </w:rPr>
        <w:t>,</w:t>
      </w:r>
      <w:r>
        <w:rPr>
          <w:shd w:val="clear" w:color="auto" w:fill="FFFFFF"/>
        </w:rPr>
        <w:t xml:space="preserve"> </w:t>
      </w:r>
      <w:r w:rsidRPr="000D49D1">
        <w:rPr>
          <w:rFonts w:hint="eastAsia"/>
          <w:shd w:val="clear" w:color="auto" w:fill="FFFFFF"/>
        </w:rPr>
        <w:t>2017.</w:t>
      </w:r>
    </w:p>
    <w:p w14:paraId="5CD45257" w14:textId="77777777" w:rsidR="00ED2E2B" w:rsidRDefault="00ED2E2B" w:rsidP="00D97F0D">
      <w:pPr>
        <w:pStyle w:val="FirstParagraph"/>
        <w:numPr>
          <w:ilvl w:val="0"/>
          <w:numId w:val="48"/>
        </w:numPr>
        <w:spacing w:after="240"/>
        <w:ind w:firstLineChars="0"/>
        <w:rPr>
          <w:shd w:val="clear" w:color="auto" w:fill="FFFFFF"/>
        </w:rPr>
      </w:pPr>
      <w:r w:rsidRPr="000D49D1">
        <w:rPr>
          <w:rFonts w:hint="eastAsia"/>
          <w:shd w:val="clear" w:color="auto" w:fill="FFFFFF"/>
        </w:rPr>
        <w:t>黄文集</w:t>
      </w:r>
      <w:r w:rsidRPr="000D49D1">
        <w:rPr>
          <w:rFonts w:hint="eastAsia"/>
          <w:shd w:val="clear" w:color="auto" w:fill="FFFFFF"/>
        </w:rPr>
        <w:t xml:space="preserve">. </w:t>
      </w:r>
      <w:r w:rsidRPr="000D49D1">
        <w:rPr>
          <w:rFonts w:hint="eastAsia"/>
          <w:shd w:val="clear" w:color="auto" w:fill="FFFFFF"/>
        </w:rPr>
        <w:t>形式规约语言</w:t>
      </w:r>
      <w:r w:rsidRPr="000D49D1">
        <w:rPr>
          <w:rFonts w:hint="eastAsia"/>
          <w:shd w:val="clear" w:color="auto" w:fill="FFFFFF"/>
        </w:rPr>
        <w:t>LFC</w:t>
      </w:r>
      <w:r w:rsidRPr="000D49D1">
        <w:rPr>
          <w:rFonts w:hint="eastAsia"/>
          <w:shd w:val="clear" w:color="auto" w:fill="FFFFFF"/>
        </w:rPr>
        <w:t>的实现和应用研究</w:t>
      </w:r>
      <w:r w:rsidRPr="000D49D1">
        <w:rPr>
          <w:rFonts w:hint="eastAsia"/>
          <w:shd w:val="clear" w:color="auto" w:fill="FFFFFF"/>
        </w:rPr>
        <w:t>[D].</w:t>
      </w:r>
      <w:r w:rsidRPr="000D49D1">
        <w:rPr>
          <w:rFonts w:hint="eastAsia"/>
          <w:shd w:val="clear" w:color="auto" w:fill="FFFFFF"/>
        </w:rPr>
        <w:t>中国科学院研究生院（软件研究所）</w:t>
      </w:r>
      <w:r w:rsidRPr="000D49D1">
        <w:rPr>
          <w:rFonts w:hint="eastAsia"/>
          <w:shd w:val="clear" w:color="auto" w:fill="FFFFFF"/>
        </w:rPr>
        <w:t>,</w:t>
      </w:r>
      <w:r>
        <w:rPr>
          <w:shd w:val="clear" w:color="auto" w:fill="FFFFFF"/>
        </w:rPr>
        <w:t xml:space="preserve"> </w:t>
      </w:r>
      <w:r w:rsidRPr="000D49D1">
        <w:rPr>
          <w:rFonts w:hint="eastAsia"/>
          <w:shd w:val="clear" w:color="auto" w:fill="FFFFFF"/>
        </w:rPr>
        <w:t>2004.</w:t>
      </w:r>
    </w:p>
    <w:p w14:paraId="5867CB91" w14:textId="77777777" w:rsidR="00ED2E2B" w:rsidRDefault="00ED2E2B" w:rsidP="00D97F0D">
      <w:pPr>
        <w:pStyle w:val="FirstParagraph"/>
        <w:numPr>
          <w:ilvl w:val="0"/>
          <w:numId w:val="48"/>
        </w:numPr>
        <w:spacing w:after="240"/>
        <w:ind w:firstLineChars="0"/>
      </w:pPr>
      <w:r w:rsidRPr="00D97F0D">
        <w:t>Yunmei Dong. Recursive functions of context free languages (II)[J]. Science in China Series : Information Sciences, 2002, 45(2) :</w:t>
      </w:r>
      <w:r>
        <w:t xml:space="preserve"> </w:t>
      </w:r>
      <w:r w:rsidRPr="00D97F0D">
        <w:t>81-102.</w:t>
      </w:r>
    </w:p>
    <w:p w14:paraId="20F94C19" w14:textId="77777777" w:rsidR="00ED2E2B" w:rsidRPr="0038472E" w:rsidRDefault="00ED2E2B" w:rsidP="00D97F0D">
      <w:pPr>
        <w:pStyle w:val="FirstParagraph"/>
        <w:numPr>
          <w:ilvl w:val="0"/>
          <w:numId w:val="48"/>
        </w:numPr>
        <w:spacing w:after="240"/>
        <w:ind w:firstLineChars="0"/>
      </w:pPr>
      <w:r w:rsidRPr="00F53941">
        <w:rPr>
          <w:rFonts w:hint="eastAsia"/>
          <w:shd w:val="clear" w:color="auto" w:fill="FFFFFF"/>
        </w:rPr>
        <w:t>马希文</w:t>
      </w:r>
      <w:r w:rsidRPr="00F53941">
        <w:rPr>
          <w:rFonts w:hint="eastAsia"/>
          <w:shd w:val="clear" w:color="auto" w:fill="FFFFFF"/>
        </w:rPr>
        <w:t>.</w:t>
      </w:r>
      <w:r>
        <w:rPr>
          <w:shd w:val="clear" w:color="auto" w:fill="FFFFFF"/>
        </w:rPr>
        <w:t xml:space="preserve"> </w:t>
      </w:r>
      <w:r w:rsidRPr="00F53941">
        <w:rPr>
          <w:rFonts w:hint="eastAsia"/>
          <w:shd w:val="clear" w:color="auto" w:fill="FFFFFF"/>
        </w:rPr>
        <w:t>Introduction to Theoretical Computer Science[M].</w:t>
      </w:r>
      <w:r>
        <w:rPr>
          <w:shd w:val="clear" w:color="auto" w:fill="FFFFFF"/>
        </w:rPr>
        <w:t xml:space="preserve"> </w:t>
      </w:r>
      <w:r w:rsidRPr="00F53941">
        <w:rPr>
          <w:rFonts w:hint="eastAsia"/>
          <w:shd w:val="clear" w:color="auto" w:fill="FFFFFF"/>
        </w:rPr>
        <w:t>World Scientific Publishing,</w:t>
      </w:r>
      <w:r>
        <w:rPr>
          <w:shd w:val="clear" w:color="auto" w:fill="FFFFFF"/>
        </w:rPr>
        <w:t xml:space="preserve"> </w:t>
      </w:r>
      <w:r w:rsidRPr="00F53941">
        <w:rPr>
          <w:rFonts w:hint="eastAsia"/>
          <w:shd w:val="clear" w:color="auto" w:fill="FFFFFF"/>
        </w:rPr>
        <w:t>1990.</w:t>
      </w:r>
    </w:p>
    <w:p w14:paraId="16E92D6E" w14:textId="77777777" w:rsidR="00ED2E2B" w:rsidRPr="00DC0CE1" w:rsidRDefault="00ED2E2B" w:rsidP="00E2678D">
      <w:pPr>
        <w:pStyle w:val="FirstParagraph"/>
        <w:numPr>
          <w:ilvl w:val="0"/>
          <w:numId w:val="48"/>
        </w:numPr>
        <w:spacing w:after="240"/>
        <w:ind w:firstLineChars="0"/>
      </w:pPr>
      <w:r w:rsidRPr="0038472E">
        <w:t>Lonsdorf B, Benkort M. Professor Frisby’s mostly adequate guide to functional programming[J]. Source: https://mostly-adequate. gitbooks. io/mostly-adequate-guide, 2020, 1.</w:t>
      </w:r>
      <w:r w:rsidRPr="00E2678D">
        <w:rPr>
          <w:rFonts w:hint="eastAsia"/>
          <w:color w:val="FFFFFF"/>
        </w:rPr>
        <w:t>].</w:t>
      </w:r>
    </w:p>
    <w:p w14:paraId="0A80A058" w14:textId="77777777" w:rsidR="00ED2E2B" w:rsidRPr="00F53941" w:rsidRDefault="00ED2E2B" w:rsidP="00D97F0D">
      <w:pPr>
        <w:pStyle w:val="FirstParagraph"/>
        <w:numPr>
          <w:ilvl w:val="0"/>
          <w:numId w:val="48"/>
        </w:numPr>
        <w:spacing w:after="240"/>
        <w:ind w:firstLineChars="0"/>
      </w:pPr>
      <w:r w:rsidRPr="00290A7F">
        <w:rPr>
          <w:rFonts w:hint="eastAsia"/>
          <w:color w:val="000000" w:themeColor="text1"/>
        </w:rPr>
        <w:t>马希文</w:t>
      </w:r>
      <w:r w:rsidRPr="00290A7F">
        <w:rPr>
          <w:rFonts w:hint="eastAsia"/>
          <w:color w:val="000000" w:themeColor="text1"/>
        </w:rPr>
        <w:t xml:space="preserve">, </w:t>
      </w:r>
      <w:r w:rsidRPr="00290A7F">
        <w:rPr>
          <w:rFonts w:hint="eastAsia"/>
          <w:color w:val="000000" w:themeColor="text1"/>
        </w:rPr>
        <w:t>宋柔</w:t>
      </w:r>
      <w:r w:rsidRPr="00290A7F">
        <w:rPr>
          <w:rFonts w:hint="eastAsia"/>
          <w:color w:val="000000" w:themeColor="text1"/>
        </w:rPr>
        <w:t xml:space="preserve">. LISP </w:t>
      </w:r>
      <w:r w:rsidRPr="00290A7F">
        <w:rPr>
          <w:rFonts w:hint="eastAsia"/>
          <w:color w:val="000000" w:themeColor="text1"/>
        </w:rPr>
        <w:t>语言</w:t>
      </w:r>
      <w:r w:rsidRPr="00290A7F">
        <w:rPr>
          <w:rFonts w:hint="eastAsia"/>
          <w:color w:val="000000" w:themeColor="text1"/>
        </w:rPr>
        <w:t xml:space="preserve">[M]. </w:t>
      </w:r>
      <w:r w:rsidRPr="00290A7F">
        <w:rPr>
          <w:rFonts w:hint="eastAsia"/>
          <w:color w:val="000000" w:themeColor="text1"/>
        </w:rPr>
        <w:t>高等教育出版社</w:t>
      </w:r>
      <w:r w:rsidRPr="00290A7F">
        <w:rPr>
          <w:rFonts w:hint="eastAsia"/>
          <w:color w:val="000000" w:themeColor="text1"/>
        </w:rPr>
        <w:t xml:space="preserve">, 1990. </w:t>
      </w:r>
      <w:r w:rsidRPr="00F53941">
        <w:rPr>
          <w:rFonts w:hint="eastAsia"/>
          <w:color w:val="FFFFFF"/>
        </w:rPr>
        <w:t>1960.():-.</w:t>
      </w:r>
      <w:r w:rsidRPr="00F53941">
        <w:rPr>
          <w:rFonts w:hint="eastAsia"/>
          <w:color w:val="FFFFFF"/>
        </w:rPr>
        <w:t>↑</w:t>
      </w:r>
    </w:p>
    <w:p w14:paraId="0393F91C" w14:textId="77777777" w:rsidR="00ED2E2B" w:rsidRPr="00F53941" w:rsidRDefault="00ED2E2B" w:rsidP="00F10535">
      <w:pPr>
        <w:pStyle w:val="FirstParagraph"/>
        <w:numPr>
          <w:ilvl w:val="0"/>
          <w:numId w:val="48"/>
        </w:numPr>
        <w:spacing w:after="240"/>
        <w:ind w:firstLineChars="0"/>
      </w:pPr>
      <w:r w:rsidRPr="00F53941">
        <w:rPr>
          <w:rFonts w:hint="eastAsia"/>
          <w:shd w:val="clear" w:color="auto" w:fill="FFFFFF"/>
        </w:rPr>
        <w:t>Abelson H, Sussman G.J, Sussman J.</w:t>
      </w:r>
      <w:r>
        <w:rPr>
          <w:shd w:val="clear" w:color="auto" w:fill="FFFFFF"/>
        </w:rPr>
        <w:t xml:space="preserve"> </w:t>
      </w:r>
      <w:bookmarkStart w:id="754" w:name="OLE_LINK197"/>
      <w:bookmarkStart w:id="755" w:name="OLE_LINK198"/>
      <w:r w:rsidRPr="00F53941">
        <w:rPr>
          <w:rFonts w:hint="eastAsia"/>
          <w:shd w:val="clear" w:color="auto" w:fill="FFFFFF"/>
        </w:rPr>
        <w:t>Structure and Interpretation of Computer Program</w:t>
      </w:r>
      <w:bookmarkEnd w:id="754"/>
      <w:bookmarkEnd w:id="755"/>
      <w:r w:rsidRPr="00D97F0D">
        <w:t>[M].The MIT Press</w:t>
      </w:r>
      <w:r>
        <w:rPr>
          <w:rStyle w:val="md-plain"/>
          <w:rFonts w:hint="eastAsia"/>
        </w:rPr>
        <w:t>,</w:t>
      </w:r>
      <w:r>
        <w:rPr>
          <w:rStyle w:val="md-plain"/>
        </w:rPr>
        <w:t xml:space="preserve"> </w:t>
      </w:r>
      <w:r w:rsidRPr="00D97F0D">
        <w:t>2006</w:t>
      </w:r>
      <w:r>
        <w:rPr>
          <w:rStyle w:val="md-plain"/>
          <w:rFonts w:hint="eastAsia"/>
        </w:rPr>
        <w:t>.</w:t>
      </w:r>
    </w:p>
    <w:p w14:paraId="5EC84FEE" w14:textId="77777777" w:rsidR="00ED2E2B" w:rsidRPr="00F53941" w:rsidRDefault="00ED2E2B" w:rsidP="00D97F0D">
      <w:pPr>
        <w:pStyle w:val="FirstParagraph"/>
        <w:numPr>
          <w:ilvl w:val="0"/>
          <w:numId w:val="48"/>
        </w:numPr>
        <w:spacing w:after="240"/>
        <w:ind w:firstLineChars="0"/>
      </w:pPr>
      <w:r w:rsidRPr="00F10535">
        <w:t>McCarthy J. Recursive functions of symbolic expressions and their computation by machine, part I[J]. Communications of the ACM, 1960, 3(4): 184-195.</w:t>
      </w:r>
      <w:r w:rsidRPr="00F53941">
        <w:rPr>
          <w:rFonts w:hint="eastAsia"/>
        </w:rPr>
        <w:t xml:space="preserve">, Part </w:t>
      </w:r>
      <w:r>
        <w:rPr>
          <w:rFonts w:hint="eastAsia"/>
        </w:rPr>
        <w:t>I</w:t>
      </w:r>
      <w:r w:rsidRPr="00F53941">
        <w:rPr>
          <w:rFonts w:hint="eastAsia"/>
        </w:rPr>
        <w:t>.</w:t>
      </w:r>
    </w:p>
    <w:p w14:paraId="45AF5678" w14:textId="77777777" w:rsidR="00ED2E2B" w:rsidRDefault="00ED2E2B" w:rsidP="00D97F0D">
      <w:pPr>
        <w:pStyle w:val="FirstParagraph"/>
        <w:numPr>
          <w:ilvl w:val="0"/>
          <w:numId w:val="48"/>
        </w:numPr>
        <w:spacing w:after="240"/>
        <w:ind w:firstLineChars="0"/>
        <w:rPr>
          <w:rStyle w:val="md-plain"/>
        </w:rPr>
      </w:pPr>
      <w:r w:rsidRPr="00F10535">
        <w:rPr>
          <w:rStyle w:val="md-plain"/>
        </w:rPr>
        <w:t>Felleisen M, Findler R B, Flatt M. Semantics engineering with PLT Redex[M]. Mit Press, 2009.</w:t>
      </w:r>
    </w:p>
    <w:p w14:paraId="729520D8" w14:textId="77777777" w:rsidR="00ED2E2B" w:rsidRDefault="00ED2E2B" w:rsidP="00D97F0D">
      <w:pPr>
        <w:pStyle w:val="FirstParagraph"/>
        <w:numPr>
          <w:ilvl w:val="0"/>
          <w:numId w:val="48"/>
        </w:numPr>
        <w:spacing w:after="240"/>
        <w:ind w:firstLineChars="0"/>
        <w:rPr>
          <w:rStyle w:val="md-plain"/>
        </w:rPr>
      </w:pPr>
      <w:r w:rsidRPr="00F10535">
        <w:rPr>
          <w:rStyle w:val="md-plain"/>
          <w:rFonts w:hint="eastAsia"/>
        </w:rPr>
        <w:t xml:space="preserve">Lippman S B, </w:t>
      </w:r>
      <w:r w:rsidRPr="00F10535">
        <w:rPr>
          <w:rStyle w:val="md-plain"/>
          <w:rFonts w:hint="eastAsia"/>
        </w:rPr>
        <w:t>侯捷</w:t>
      </w:r>
      <w:r w:rsidRPr="00F10535">
        <w:rPr>
          <w:rStyle w:val="md-plain"/>
          <w:rFonts w:hint="eastAsia"/>
        </w:rPr>
        <w:t xml:space="preserve">. </w:t>
      </w:r>
      <w:r w:rsidRPr="00F10535">
        <w:rPr>
          <w:rStyle w:val="md-plain"/>
          <w:rFonts w:hint="eastAsia"/>
        </w:rPr>
        <w:t>深度探索</w:t>
      </w:r>
      <w:r w:rsidRPr="00F10535">
        <w:rPr>
          <w:rStyle w:val="md-plain"/>
          <w:rFonts w:hint="eastAsia"/>
        </w:rPr>
        <w:t xml:space="preserve"> C++ </w:t>
      </w:r>
      <w:r w:rsidRPr="00F10535">
        <w:rPr>
          <w:rStyle w:val="md-plain"/>
          <w:rFonts w:hint="eastAsia"/>
        </w:rPr>
        <w:t>对象模型</w:t>
      </w:r>
      <w:r w:rsidRPr="00F10535">
        <w:rPr>
          <w:rStyle w:val="md-plain"/>
          <w:rFonts w:hint="eastAsia"/>
        </w:rPr>
        <w:t>[J]. 2001.</w:t>
      </w:r>
    </w:p>
    <w:p w14:paraId="5E19E3D8" w14:textId="77777777" w:rsidR="00ED2E2B" w:rsidRDefault="00ED2E2B" w:rsidP="00D97F0D">
      <w:pPr>
        <w:pStyle w:val="FirstParagraph"/>
        <w:numPr>
          <w:ilvl w:val="0"/>
          <w:numId w:val="48"/>
        </w:numPr>
        <w:spacing w:after="240"/>
        <w:ind w:firstLineChars="0"/>
        <w:rPr>
          <w:rStyle w:val="md-plain"/>
        </w:rPr>
      </w:pPr>
      <w:r w:rsidRPr="00DC0CE1">
        <w:rPr>
          <w:rStyle w:val="md-plain"/>
        </w:rPr>
        <w:t>Aho A V. Compilers: principles, techniques and tools (for Anna University), 2/e[M]. Pearson Education India, 2003.</w:t>
      </w:r>
    </w:p>
    <w:p w14:paraId="2246CC88" w14:textId="77777777" w:rsidR="00ED2E2B" w:rsidRDefault="00ED2E2B" w:rsidP="00D97F0D">
      <w:pPr>
        <w:pStyle w:val="FirstParagraph"/>
        <w:numPr>
          <w:ilvl w:val="0"/>
          <w:numId w:val="48"/>
        </w:numPr>
        <w:spacing w:after="240"/>
        <w:ind w:firstLineChars="0"/>
        <w:rPr>
          <w:rStyle w:val="md-plain"/>
        </w:rPr>
      </w:pPr>
      <w:r w:rsidRPr="00DC0CE1">
        <w:rPr>
          <w:rStyle w:val="md-plain"/>
        </w:rPr>
        <w:t>Stevens W R, Narten T. UNIX network programming[J]. ACM SIGCOMM Computer Communication Review, 1990, 20(2): 8-9.</w:t>
      </w:r>
    </w:p>
    <w:p w14:paraId="112148F0" w14:textId="77777777" w:rsidR="00ED2E2B" w:rsidRDefault="00ED2E2B" w:rsidP="00D97F0D">
      <w:pPr>
        <w:pStyle w:val="FirstParagraph"/>
        <w:numPr>
          <w:ilvl w:val="0"/>
          <w:numId w:val="48"/>
        </w:numPr>
        <w:spacing w:after="240"/>
        <w:ind w:firstLineChars="0"/>
        <w:rPr>
          <w:rStyle w:val="md-plain"/>
        </w:rPr>
      </w:pPr>
      <w:r w:rsidRPr="0038472E">
        <w:rPr>
          <w:rStyle w:val="md-plain"/>
        </w:rPr>
        <w:t>Stevens W R, Rago S A, Ritchie D M. Advanced programming in the UNIX environment[M]. New York.: Addison-Wesley, 1992.</w:t>
      </w:r>
    </w:p>
    <w:p w14:paraId="44F7D643" w14:textId="77777777" w:rsidR="00ED2E2B" w:rsidRDefault="00ED2E2B" w:rsidP="00DC0CE1">
      <w:pPr>
        <w:pStyle w:val="FirstParagraph"/>
        <w:numPr>
          <w:ilvl w:val="0"/>
          <w:numId w:val="48"/>
        </w:numPr>
        <w:spacing w:after="240"/>
        <w:ind w:firstLineChars="0"/>
        <w:rPr>
          <w:rStyle w:val="md-plain"/>
        </w:rPr>
      </w:pPr>
      <w:r w:rsidRPr="00DC0CE1">
        <w:rPr>
          <w:rStyle w:val="md-plain"/>
        </w:rPr>
        <w:t xml:space="preserve">Raymond E S. The art of Unix programming[M]. Addison-Wesley Professional, 2003. </w:t>
      </w:r>
    </w:p>
    <w:p w14:paraId="72E38F38" w14:textId="60C5B757" w:rsidR="00ED2E2B" w:rsidRDefault="00ED2E2B" w:rsidP="00DC0CE1">
      <w:pPr>
        <w:pStyle w:val="FirstParagraph"/>
        <w:spacing w:after="240"/>
        <w:ind w:firstLineChars="0"/>
        <w:rPr>
          <w:rStyle w:val="md-plain"/>
        </w:rPr>
      </w:pPr>
      <w:r>
        <w:rPr>
          <w:rStyle w:val="md-plain"/>
        </w:rPr>
        <w:br w:type="page"/>
      </w:r>
    </w:p>
    <w:bookmarkEnd w:id="752"/>
    <w:p w14:paraId="781A1569" w14:textId="6FFC254F" w:rsidR="004A4D72" w:rsidRPr="004A4D72" w:rsidRDefault="004A4D72" w:rsidP="004A4D72">
      <w:pPr>
        <w:pStyle w:val="Abstract"/>
        <w:spacing w:after="480"/>
        <w:rPr>
          <w:b/>
          <w:bCs/>
          <w:sz w:val="30"/>
          <w:szCs w:val="30"/>
        </w:rPr>
      </w:pPr>
      <w:r w:rsidRPr="004A4D72">
        <w:rPr>
          <w:rFonts w:hint="eastAsia"/>
          <w:b/>
          <w:bCs/>
          <w:sz w:val="30"/>
          <w:szCs w:val="30"/>
        </w:rPr>
        <w:t xml:space="preserve"> </w:t>
      </w:r>
      <w:bookmarkStart w:id="756" w:name="OLE_LINK273"/>
      <w:bookmarkStart w:id="757" w:name="OLE_LINK274"/>
      <w:r w:rsidRPr="004A4D72">
        <w:rPr>
          <w:b/>
          <w:bCs/>
          <w:sz w:val="30"/>
          <w:szCs w:val="30"/>
        </w:rPr>
        <w:t xml:space="preserve"> </w:t>
      </w:r>
      <w:r w:rsidRPr="004A4D72">
        <w:rPr>
          <w:rFonts w:hint="eastAsia"/>
          <w:b/>
          <w:bCs/>
          <w:sz w:val="30"/>
          <w:szCs w:val="30"/>
        </w:rPr>
        <w:t>Abstract</w:t>
      </w:r>
      <w:bookmarkEnd w:id="756"/>
      <w:bookmarkEnd w:id="757"/>
    </w:p>
    <w:p w14:paraId="2E51EA8A" w14:textId="6FFDB65A" w:rsidR="004A4D72" w:rsidRPr="004A4D72" w:rsidRDefault="004A4D72" w:rsidP="002E2667">
      <w:pPr>
        <w:pStyle w:val="a5"/>
      </w:pPr>
      <w:r w:rsidRPr="004A4D72">
        <w:t xml:space="preserve">Design and </w:t>
      </w:r>
      <w:r>
        <w:t>I</w:t>
      </w:r>
      <w:r w:rsidRPr="004A4D72">
        <w:t xml:space="preserve">mplementation of </w:t>
      </w:r>
      <w:r w:rsidRPr="004A4D72">
        <w:rPr>
          <w:rFonts w:hint="eastAsia"/>
        </w:rPr>
        <w:t>a</w:t>
      </w:r>
      <w:r w:rsidRPr="004A4D72">
        <w:t xml:space="preserve"> </w:t>
      </w:r>
      <w:r>
        <w:t>F</w:t>
      </w:r>
      <w:r w:rsidRPr="004A4D72">
        <w:t xml:space="preserve">unctional </w:t>
      </w:r>
      <w:r>
        <w:t>Programming L</w:t>
      </w:r>
      <w:r w:rsidRPr="004A4D72">
        <w:t xml:space="preserve">anguage </w:t>
      </w:r>
      <w:r>
        <w:t>I</w:t>
      </w:r>
      <w:r w:rsidRPr="004A4D72">
        <w:t xml:space="preserve">nterpreter </w:t>
      </w:r>
      <w:r>
        <w:t>b</w:t>
      </w:r>
      <w:r w:rsidRPr="004A4D72">
        <w:t xml:space="preserve">ased on </w:t>
      </w:r>
      <w:r>
        <w:t>L</w:t>
      </w:r>
      <w:r w:rsidRPr="004A4D72">
        <w:t xml:space="preserve">ambda </w:t>
      </w:r>
      <w:r>
        <w:t>C</w:t>
      </w:r>
      <w:r w:rsidRPr="004A4D72">
        <w:t>alculus</w:t>
      </w:r>
    </w:p>
    <w:p w14:paraId="179F8E18" w14:textId="3D9BAAAF" w:rsidR="004A4D72" w:rsidRDefault="004A4D72" w:rsidP="004A4D72">
      <w:pPr>
        <w:pStyle w:val="FirstParagraph"/>
        <w:spacing w:after="240"/>
        <w:ind w:firstLine="480"/>
        <w:jc w:val="center"/>
      </w:pPr>
      <w:r>
        <w:t xml:space="preserve">Author: Gao Chengzhi </w:t>
      </w:r>
      <w:r w:rsidR="00046DD6">
        <w:t>Tu</w:t>
      </w:r>
      <w:r>
        <w:t>tor: Zhang Linzhong</w:t>
      </w:r>
    </w:p>
    <w:p w14:paraId="5F1B0004" w14:textId="2B9714AB" w:rsidR="004A4D72" w:rsidRDefault="004A4D72" w:rsidP="00046DD6">
      <w:pPr>
        <w:pStyle w:val="FirstParagraph"/>
        <w:spacing w:after="240"/>
        <w:ind w:firstLine="480"/>
        <w:jc w:val="center"/>
      </w:pPr>
      <w:r>
        <w:t>(</w:t>
      </w:r>
      <w:r w:rsidR="00046DD6">
        <w:t xml:space="preserve">School of </w:t>
      </w:r>
      <w:r>
        <w:t>Science, Anhui Agricultural University, Hefei 230036)</w:t>
      </w:r>
    </w:p>
    <w:p w14:paraId="09B5B09F" w14:textId="109286DD" w:rsidR="004A4D72" w:rsidRDefault="00046DD6" w:rsidP="004A4D72">
      <w:pPr>
        <w:pStyle w:val="FirstParagraph"/>
        <w:spacing w:after="240"/>
        <w:ind w:firstLine="482"/>
      </w:pPr>
      <w:r w:rsidRPr="00046DD6">
        <w:rPr>
          <w:rFonts w:hint="eastAsia"/>
          <w:b/>
          <w:bCs/>
        </w:rPr>
        <w:t>Abstract</w:t>
      </w:r>
      <w:r>
        <w:t xml:space="preserve">: </w:t>
      </w:r>
      <w:r w:rsidR="004A4D72">
        <w:t>In recent years, as major languages ​​such as C, Java, Python, etc. have added support for functional programming</w:t>
      </w:r>
      <w:r>
        <w:t xml:space="preserve"> pattern</w:t>
      </w:r>
      <w:r w:rsidR="004A4D72">
        <w:t xml:space="preserve">, this </w:t>
      </w:r>
      <w:r>
        <w:t xml:space="preserve">old-school </w:t>
      </w:r>
      <w:r w:rsidR="004A4D72">
        <w:t xml:space="preserve">technology </w:t>
      </w:r>
      <w:r>
        <w:t xml:space="preserve">is gaining </w:t>
      </w:r>
      <w:r>
        <w:rPr>
          <w:rFonts w:hint="eastAsia"/>
        </w:rPr>
        <w:t>grossly</w:t>
      </w:r>
      <w:r>
        <w:t xml:space="preserve"> popularity </w:t>
      </w:r>
      <w:r w:rsidR="004A4D72">
        <w:t xml:space="preserve">again. Functional programming takes functions as </w:t>
      </w:r>
      <w:r>
        <w:rPr>
          <w:rFonts w:hint="eastAsia"/>
        </w:rPr>
        <w:t>its</w:t>
      </w:r>
      <w:r w:rsidR="004A4D72">
        <w:t xml:space="preserve"> basic execution unit, which </w:t>
      </w:r>
      <w:r>
        <w:rPr>
          <w:rFonts w:hint="eastAsia"/>
        </w:rPr>
        <w:t>push</w:t>
      </w:r>
      <w:r>
        <w:t xml:space="preserve"> </w:t>
      </w:r>
      <w:r w:rsidR="004A4D72">
        <w:t xml:space="preserve">the limit of </w:t>
      </w:r>
      <w:r>
        <w:t xml:space="preserve">the </w:t>
      </w:r>
      <w:r w:rsidR="004A4D72">
        <w:t xml:space="preserve">traditional procedural programming concepts and makes </w:t>
      </w:r>
      <w:r w:rsidR="003A362E">
        <w:t xml:space="preserve">the ever </w:t>
      </w:r>
      <w:r w:rsidR="004A4D72">
        <w:t xml:space="preserve">complex software easier to </w:t>
      </w:r>
      <w:r w:rsidR="003A362E">
        <w:rPr>
          <w:rFonts w:hint="eastAsia"/>
        </w:rPr>
        <w:t>b</w:t>
      </w:r>
      <w:r w:rsidR="003A362E">
        <w:t>e developed</w:t>
      </w:r>
      <w:r w:rsidR="004A4D72">
        <w:t>.</w:t>
      </w:r>
    </w:p>
    <w:p w14:paraId="1A456748" w14:textId="1B5FA152" w:rsidR="004A4D72" w:rsidRPr="006F44B6" w:rsidRDefault="00A26237" w:rsidP="004A4D72">
      <w:pPr>
        <w:pStyle w:val="FirstParagraph"/>
        <w:spacing w:after="240"/>
        <w:ind w:firstLine="480"/>
      </w:pPr>
      <w:r>
        <w:t>T</w:t>
      </w:r>
      <w:r w:rsidR="004A4D72" w:rsidRPr="006F44B6">
        <w:t xml:space="preserve">his paper designs a simple functional </w:t>
      </w:r>
      <w:r w:rsidR="003A362E" w:rsidRPr="006F44B6">
        <w:t xml:space="preserve">programming </w:t>
      </w:r>
      <w:r w:rsidR="004A4D72" w:rsidRPr="006F44B6">
        <w:t>language Lachesis and its lac interpreter system</w:t>
      </w:r>
      <w:r>
        <w:t xml:space="preserve"> b</w:t>
      </w:r>
      <w:r w:rsidRPr="006F44B6">
        <w:t>ased</w:t>
      </w:r>
      <w:r>
        <w:t xml:space="preserve"> on</w:t>
      </w:r>
      <w:r w:rsidRPr="006F44B6">
        <w:t xml:space="preserve"> lambda calculus, </w:t>
      </w:r>
      <w:r w:rsidR="004A4D72" w:rsidRPr="006F44B6">
        <w:t xml:space="preserve">and </w:t>
      </w:r>
      <w:r>
        <w:t xml:space="preserve">it has been </w:t>
      </w:r>
      <w:r w:rsidR="004A4D72" w:rsidRPr="006F44B6">
        <w:t>implement</w:t>
      </w:r>
      <w:r>
        <w:t>ed</w:t>
      </w:r>
      <w:r w:rsidR="004A4D72" w:rsidRPr="006F44B6">
        <w:t xml:space="preserve"> </w:t>
      </w:r>
      <w:r>
        <w:t>using</w:t>
      </w:r>
      <w:r w:rsidR="004A4D72" w:rsidRPr="006F44B6">
        <w:t xml:space="preserve"> </w:t>
      </w:r>
      <w:r>
        <w:t xml:space="preserve">clang </w:t>
      </w:r>
      <w:r w:rsidR="004A4D72" w:rsidRPr="006F44B6">
        <w:t>on a UNIX</w:t>
      </w:r>
      <w:r>
        <w:t xml:space="preserve"> system</w:t>
      </w:r>
      <w:r w:rsidR="004A4D72" w:rsidRPr="006F44B6">
        <w:t xml:space="preserve">. The interpreter </w:t>
      </w:r>
      <w:r>
        <w:t xml:space="preserve">could be </w:t>
      </w:r>
      <w:r w:rsidR="004A4D72" w:rsidRPr="006F44B6">
        <w:t xml:space="preserve">divided into eight modules, namely environment management, built-in functions, container operations, parsing/lexical analysis, debugging, command line interaction, standard library and log modules, which </w:t>
      </w:r>
      <w:r>
        <w:t xml:space="preserve">is able to </w:t>
      </w:r>
      <w:r w:rsidR="004A4D72" w:rsidRPr="006F44B6">
        <w:t>complete basic evaluation and variable binding, anonymous functions and other</w:t>
      </w:r>
      <w:r>
        <w:t xml:space="preserve"> features</w:t>
      </w:r>
      <w:r w:rsidR="004A4D72" w:rsidRPr="006F44B6">
        <w:t>, and has a considerable degree of scalability.</w:t>
      </w:r>
    </w:p>
    <w:p w14:paraId="7397EC60" w14:textId="47A67129" w:rsidR="004A4D72" w:rsidRPr="006F44B6" w:rsidRDefault="004A4D72" w:rsidP="004A4D72">
      <w:pPr>
        <w:pStyle w:val="FirstParagraph"/>
        <w:spacing w:after="240"/>
        <w:ind w:firstLine="480"/>
      </w:pPr>
      <w:r w:rsidRPr="006F44B6">
        <w:t xml:space="preserve">This paper first introduces the theoretical background of functional </w:t>
      </w:r>
      <w:r w:rsidR="00A26237">
        <w:t xml:space="preserve">programming </w:t>
      </w:r>
      <w:r w:rsidRPr="006F44B6">
        <w:t xml:space="preserve">languages ​​and </w:t>
      </w:r>
      <w:r w:rsidR="00A26237">
        <w:t>its</w:t>
      </w:r>
      <w:r w:rsidRPr="006F44B6">
        <w:t xml:space="preserve"> general characteristics</w:t>
      </w:r>
      <w:r w:rsidR="001861DC">
        <w:t xml:space="preserve"> before </w:t>
      </w:r>
      <w:r w:rsidRPr="006F44B6">
        <w:t>designs the core grammar of Lachesis language and the overall framework for implementing the lac interpreter syste</w:t>
      </w:r>
      <w:r w:rsidR="001861DC">
        <w:t>m</w:t>
      </w:r>
      <w:r w:rsidRPr="006F44B6">
        <w:t>. Then the details of the lac interpreter development are</w:t>
      </w:r>
      <w:r w:rsidR="001861DC">
        <w:t xml:space="preserve"> illustrated</w:t>
      </w:r>
      <w:r w:rsidRPr="006F44B6">
        <w:t xml:space="preserve">. </w:t>
      </w:r>
      <w:r w:rsidR="001861DC">
        <w:t>I</w:t>
      </w:r>
      <w:r w:rsidRPr="006F44B6">
        <w:t xml:space="preserve">n the following chapters, the operating environment of the lac system and the test results of each </w:t>
      </w:r>
      <w:r w:rsidR="001861DC">
        <w:t xml:space="preserve">unit </w:t>
      </w:r>
      <w:r w:rsidRPr="006F44B6">
        <w:t>are described. Finally, the work results during the subject are summarized</w:t>
      </w:r>
      <w:r w:rsidR="001861DC">
        <w:t xml:space="preserve"> with the </w:t>
      </w:r>
      <w:r w:rsidRPr="006F44B6">
        <w:t xml:space="preserve">further </w:t>
      </w:r>
      <w:r w:rsidR="001861DC">
        <w:t xml:space="preserve">suggestions  </w:t>
      </w:r>
      <w:r w:rsidRPr="006F44B6">
        <w:t>proposed.</w:t>
      </w:r>
    </w:p>
    <w:p w14:paraId="26541A0F" w14:textId="4BE9874D" w:rsidR="004A4D72" w:rsidRPr="006F44B6" w:rsidRDefault="004A4D72" w:rsidP="004A4D72">
      <w:pPr>
        <w:pStyle w:val="FirstParagraph"/>
        <w:spacing w:after="240"/>
        <w:ind w:firstLine="480"/>
      </w:pPr>
      <w:r w:rsidRPr="006F44B6">
        <w:t xml:space="preserve">Through the design and implementation of Lachesis </w:t>
      </w:r>
      <w:r w:rsidR="001861DC">
        <w:t>pro</w:t>
      </w:r>
      <w:r w:rsidR="001861DC">
        <w:rPr>
          <w:rFonts w:hint="eastAsia"/>
        </w:rPr>
        <w:t xml:space="preserve">gramming </w:t>
      </w:r>
      <w:r w:rsidRPr="006F44B6">
        <w:t>language and lac interpreter, this paper introduces the core idea of ​​functional programming</w:t>
      </w:r>
      <w:r w:rsidR="00BC35BA">
        <w:t xml:space="preserve"> and </w:t>
      </w:r>
      <w:r w:rsidRPr="006F44B6">
        <w:t xml:space="preserve">the general steps of implementing a new </w:t>
      </w:r>
      <w:r w:rsidR="00BC35BA">
        <w:t>p</w:t>
      </w:r>
      <w:r w:rsidR="00BC35BA">
        <w:rPr>
          <w:rFonts w:hint="eastAsia"/>
        </w:rPr>
        <w:t xml:space="preserve">rogramming </w:t>
      </w:r>
      <w:r w:rsidRPr="006F44B6">
        <w:t>language interpreter in UNIX system.</w:t>
      </w:r>
    </w:p>
    <w:p w14:paraId="70A1727B" w14:textId="6F0037E2" w:rsidR="00023686" w:rsidRDefault="004A4D72" w:rsidP="00046DD6">
      <w:pPr>
        <w:pStyle w:val="FirstParagraph"/>
        <w:spacing w:after="240"/>
        <w:ind w:firstLine="482"/>
      </w:pPr>
      <w:r w:rsidRPr="00046DD6">
        <w:rPr>
          <w:b/>
          <w:bCs/>
        </w:rPr>
        <w:t>Key words</w:t>
      </w:r>
      <w:r>
        <w:t xml:space="preserve">: </w:t>
      </w:r>
      <w:r w:rsidR="00046DD6">
        <w:t>computation</w:t>
      </w:r>
      <w:r>
        <w:t xml:space="preserve"> theory; computer language; interpreter; UNIX programming;</w:t>
      </w:r>
    </w:p>
    <w:p w14:paraId="766CCAEA" w14:textId="77777777" w:rsidR="00023686" w:rsidRDefault="00023686">
      <w:pPr>
        <w:spacing w:after="200"/>
        <w:rPr>
          <w:rFonts w:ascii="Times New Roman" w:eastAsiaTheme="minorEastAsia" w:hAnsi="Times New Roman" w:cstheme="minorBidi"/>
        </w:rPr>
      </w:pPr>
      <w:r>
        <w:br w:type="page"/>
      </w:r>
    </w:p>
    <w:p w14:paraId="68698CF4" w14:textId="77777777" w:rsidR="00023686" w:rsidRPr="00AC1A8C" w:rsidRDefault="00023686" w:rsidP="008B27CB">
      <w:pPr>
        <w:pStyle w:val="1"/>
      </w:pPr>
      <w:bookmarkStart w:id="758" w:name="_Toc104020957"/>
      <w:r w:rsidRPr="00AC1A8C">
        <w:rPr>
          <w:rFonts w:hint="eastAsia"/>
        </w:rPr>
        <w:t>致谢</w:t>
      </w:r>
      <w:bookmarkEnd w:id="758"/>
    </w:p>
    <w:p w14:paraId="34514CA0" w14:textId="77777777" w:rsidR="00023686" w:rsidRDefault="00023686" w:rsidP="00023686">
      <w:pPr>
        <w:pStyle w:val="FirstParagraph"/>
        <w:spacing w:after="240"/>
        <w:ind w:firstLine="480"/>
        <w:rPr>
          <w:shd w:val="clear" w:color="auto" w:fill="FFFFFF"/>
        </w:rPr>
      </w:pPr>
      <w:r w:rsidRPr="008910D0">
        <w:rPr>
          <w:rFonts w:hint="eastAsia"/>
          <w:shd w:val="clear" w:color="auto" w:fill="FFFFFF"/>
        </w:rPr>
        <w:t>岁月不居，时节如流</w:t>
      </w:r>
      <w:r>
        <w:rPr>
          <w:rFonts w:hint="eastAsia"/>
          <w:shd w:val="clear" w:color="auto" w:fill="FFFFFF"/>
        </w:rPr>
        <w:t>。大学时光匆匆而去，转眼间我又要启程向人生下一阶段进发。回首过去的四年时光，遗憾虽有，但更多的是收获，故在本文即将结束之际，我想对我生活和学习了四年的大学、指导我毕业论文的导师、</w:t>
      </w:r>
      <w:bookmarkStart w:id="759" w:name="OLE_LINK195"/>
      <w:bookmarkStart w:id="760" w:name="OLE_LINK196"/>
      <w:r>
        <w:rPr>
          <w:rFonts w:hint="eastAsia"/>
          <w:shd w:val="clear" w:color="auto" w:fill="FFFFFF"/>
        </w:rPr>
        <w:t>帮助过我的老师和同学</w:t>
      </w:r>
      <w:bookmarkEnd w:id="759"/>
      <w:bookmarkEnd w:id="760"/>
      <w:r>
        <w:rPr>
          <w:rFonts w:hint="eastAsia"/>
          <w:shd w:val="clear" w:color="auto" w:fill="FFFFFF"/>
        </w:rPr>
        <w:t>们致以诚挚的谢意。</w:t>
      </w:r>
    </w:p>
    <w:p w14:paraId="2DF563C1" w14:textId="77777777" w:rsidR="00023686" w:rsidRDefault="00023686" w:rsidP="00023686">
      <w:pPr>
        <w:pStyle w:val="FirstParagraph"/>
        <w:spacing w:after="240"/>
        <w:ind w:firstLine="480"/>
        <w:rPr>
          <w:shd w:val="clear" w:color="auto" w:fill="FFFFFF"/>
        </w:rPr>
      </w:pPr>
      <w:r>
        <w:rPr>
          <w:rFonts w:hint="eastAsia"/>
          <w:shd w:val="clear" w:color="auto" w:fill="FFFFFF"/>
        </w:rPr>
        <w:t>首先我要感谢这所大学，它保留了旧时代高等学府最重要的特质：充足的课余时间和自由的课程安排。这让浸润在传统教育十八余载的我有机会实现思想启蒙，补上中学阶段缺失的文理教育课。在大学的四年里我阅读了大量人文社科类的经典作品，这些人类文明的隗宝重塑了我对周遭世界的感知和理解</w:t>
      </w:r>
      <w:bookmarkStart w:id="761" w:name="OLE_LINK193"/>
      <w:bookmarkStart w:id="762" w:name="OLE_LINK194"/>
      <w:r>
        <w:rPr>
          <w:rFonts w:hint="eastAsia"/>
          <w:shd w:val="clear" w:color="auto" w:fill="FFFFFF"/>
        </w:rPr>
        <w:t>，赋予了我对未来生活的信心和力量。</w:t>
      </w:r>
      <w:bookmarkEnd w:id="761"/>
      <w:bookmarkEnd w:id="762"/>
    </w:p>
    <w:p w14:paraId="3A009D7C" w14:textId="77777777" w:rsidR="00023686" w:rsidRDefault="00023686" w:rsidP="00023686">
      <w:pPr>
        <w:pStyle w:val="FirstParagraph"/>
        <w:spacing w:after="240"/>
        <w:ind w:firstLine="480"/>
        <w:rPr>
          <w:rFonts w:ascii="宋体" w:eastAsia="宋体" w:hAnsi="宋体"/>
        </w:rPr>
      </w:pPr>
      <w:r>
        <w:rPr>
          <w:rFonts w:hint="eastAsia"/>
          <w:shd w:val="clear" w:color="auto" w:fill="FFFFFF"/>
        </w:rPr>
        <w:t>然后我要感谢负责指导我完成毕业论文的老师。</w:t>
      </w:r>
      <w:r w:rsidRPr="00747EC7">
        <w:rPr>
          <w:rFonts w:ascii="宋体" w:eastAsia="宋体" w:hAnsi="宋体"/>
        </w:rPr>
        <w:t>在本文的选题、构思和撰写过程中，</w:t>
      </w:r>
      <w:r>
        <w:rPr>
          <w:rFonts w:ascii="宋体" w:eastAsia="宋体" w:hAnsi="宋体" w:hint="eastAsia"/>
        </w:rPr>
        <w:t>章林忠</w:t>
      </w:r>
      <w:r w:rsidRPr="00747EC7">
        <w:rPr>
          <w:rFonts w:ascii="宋体" w:eastAsia="宋体" w:hAnsi="宋体"/>
        </w:rPr>
        <w:t>老师给予了悉心指导和帮助</w:t>
      </w:r>
      <w:r>
        <w:rPr>
          <w:rFonts w:ascii="宋体" w:eastAsia="宋体" w:hAnsi="宋体" w:hint="eastAsia"/>
        </w:rPr>
        <w:t>，在论文的写作上章老师既给了我充分的自由空间，同时也花了很多心思帮助我修改论文，</w:t>
      </w:r>
      <w:r w:rsidRPr="00747EC7">
        <w:rPr>
          <w:rFonts w:ascii="宋体" w:eastAsia="宋体" w:hAnsi="宋体"/>
        </w:rPr>
        <w:t xml:space="preserve">在此表示衷心感谢! </w:t>
      </w:r>
    </w:p>
    <w:p w14:paraId="44A664A1" w14:textId="77777777" w:rsidR="00023686" w:rsidRDefault="00023686" w:rsidP="00023686">
      <w:pPr>
        <w:pStyle w:val="FirstParagraph"/>
        <w:spacing w:after="240"/>
        <w:ind w:firstLine="480"/>
        <w:rPr>
          <w:rFonts w:ascii="宋体" w:eastAsia="宋体" w:hAnsi="宋体"/>
        </w:rPr>
      </w:pPr>
      <w:r>
        <w:rPr>
          <w:rFonts w:ascii="宋体" w:eastAsia="宋体" w:hAnsi="宋体" w:hint="eastAsia"/>
        </w:rPr>
        <w:t>最后我要感谢帮助过我的老师和同学们，在大学四年中，我得到了很多同学和老师的热心帮助，也结下了很多深厚的友谊。衷心感谢与你们的相遇。</w:t>
      </w:r>
    </w:p>
    <w:p w14:paraId="72E24F11" w14:textId="77777777" w:rsidR="00A00B78" w:rsidRPr="00023686" w:rsidRDefault="00A00B78" w:rsidP="00046DD6">
      <w:pPr>
        <w:pStyle w:val="FirstParagraph"/>
        <w:spacing w:after="240"/>
        <w:ind w:firstLine="480"/>
      </w:pPr>
    </w:p>
    <w:sectPr w:rsidR="00A00B78" w:rsidRPr="00023686" w:rsidSect="007F44CB">
      <w:type w:val="continuous"/>
      <w:pgSz w:w="11900" w:h="16840"/>
      <w:pgMar w:top="1701" w:right="1418" w:bottom="1418" w:left="1701" w:header="680" w:footer="51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ZHANG" w:date="2022-05-04T16:59:00Z" w:initials="A">
    <w:p w14:paraId="5582701E" w14:textId="77777777" w:rsidR="006A151C" w:rsidRDefault="006A151C">
      <w:pPr>
        <w:pStyle w:val="aff4"/>
        <w:rPr>
          <w:lang w:eastAsia="zh-CN"/>
        </w:rPr>
      </w:pPr>
      <w:r>
        <w:rPr>
          <w:rStyle w:val="aff3"/>
        </w:rPr>
        <w:annotationRef/>
      </w:r>
      <w:r>
        <w:rPr>
          <w:rFonts w:hint="eastAsia"/>
          <w:lang w:eastAsia="zh-CN"/>
        </w:rPr>
        <w:t>论文里出现了很多的空行，请删除不必要的空行，使论文结构紧凑一些！</w:t>
      </w:r>
    </w:p>
  </w:comment>
  <w:comment w:id="32" w:author="ZHANG" w:date="2022-05-04T17:00:00Z" w:initials="A">
    <w:p w14:paraId="0249FBBA" w14:textId="77777777" w:rsidR="006A151C" w:rsidRDefault="006A151C">
      <w:pPr>
        <w:pStyle w:val="aff4"/>
        <w:rPr>
          <w:lang w:eastAsia="zh-CN"/>
        </w:rPr>
      </w:pPr>
      <w:r>
        <w:rPr>
          <w:rStyle w:val="aff3"/>
        </w:rPr>
        <w:annotationRef/>
      </w:r>
      <w:r>
        <w:rPr>
          <w:rFonts w:hint="eastAsia"/>
          <w:lang w:eastAsia="zh-CN"/>
        </w:rPr>
        <w:t>内容写得太简单，需要详细点，如：针对什么问题，采用什么语言什么方法，得到什么结果，具有什么意义！</w:t>
      </w:r>
    </w:p>
  </w:comment>
  <w:comment w:id="71" w:author="Gao chengzhi" w:date="2022-05-04T19:57:00Z" w:initials="Gc">
    <w:p w14:paraId="548ECA04" w14:textId="496AA461" w:rsidR="007B2EDF" w:rsidRDefault="007B2EDF">
      <w:pPr>
        <w:pStyle w:val="aff4"/>
        <w:rPr>
          <w:lang w:eastAsia="zh-CN"/>
        </w:rPr>
      </w:pPr>
      <w:r>
        <w:rPr>
          <w:rStyle w:val="aff3"/>
        </w:rPr>
        <w:annotationRef/>
      </w:r>
      <w:r>
        <w:rPr>
          <w:rFonts w:hint="eastAsia"/>
          <w:lang w:eastAsia="zh-CN"/>
        </w:rPr>
        <w:t>插入分页符</w:t>
      </w:r>
    </w:p>
  </w:comment>
  <w:comment w:id="72" w:author="ZHANG" w:date="2022-05-04T17:01:00Z" w:initials="A">
    <w:p w14:paraId="6B4AB947" w14:textId="77777777" w:rsidR="006A151C" w:rsidRDefault="006A151C">
      <w:pPr>
        <w:pStyle w:val="aff4"/>
        <w:rPr>
          <w:lang w:eastAsia="zh-CN"/>
        </w:rPr>
      </w:pPr>
      <w:r>
        <w:rPr>
          <w:rStyle w:val="aff3"/>
        </w:rPr>
        <w:annotationRef/>
      </w:r>
      <w:r>
        <w:rPr>
          <w:rFonts w:hint="eastAsia"/>
          <w:lang w:eastAsia="zh-CN"/>
        </w:rPr>
        <w:t>每一章另起一页，同时保证前一页不要有太多留白！</w:t>
      </w:r>
    </w:p>
  </w:comment>
  <w:comment w:id="82" w:author="ZHANG" w:date="2022-05-04T17:03:00Z" w:initials="A">
    <w:p w14:paraId="2CB2C72B" w14:textId="77777777" w:rsidR="001957DE" w:rsidRDefault="001957DE">
      <w:pPr>
        <w:pStyle w:val="aff4"/>
        <w:rPr>
          <w:lang w:eastAsia="zh-CN"/>
        </w:rPr>
      </w:pPr>
      <w:r>
        <w:rPr>
          <w:rStyle w:val="aff3"/>
        </w:rPr>
        <w:annotationRef/>
      </w:r>
      <w:r>
        <w:rPr>
          <w:rFonts w:hint="eastAsia"/>
          <w:lang w:eastAsia="zh-CN"/>
        </w:rPr>
        <w:t>缺少表头，如：表</w:t>
      </w:r>
      <w:r>
        <w:rPr>
          <w:rFonts w:hint="eastAsia"/>
          <w:lang w:eastAsia="zh-CN"/>
        </w:rPr>
        <w:t>1  ??????</w:t>
      </w:r>
      <w:r>
        <w:rPr>
          <w:rFonts w:hint="eastAsia"/>
          <w:lang w:eastAsia="zh-CN"/>
        </w:rPr>
        <w:t>表</w:t>
      </w:r>
    </w:p>
    <w:p w14:paraId="618F7617" w14:textId="77777777" w:rsidR="0075162E" w:rsidRDefault="0075162E">
      <w:pPr>
        <w:pStyle w:val="aff4"/>
        <w:rPr>
          <w:lang w:eastAsia="zh-CN"/>
        </w:rPr>
      </w:pPr>
      <w:r>
        <w:rPr>
          <w:rFonts w:hint="eastAsia"/>
          <w:lang w:eastAsia="zh-CN"/>
        </w:rPr>
        <w:t>同时，表中的公式需要用斜体！</w:t>
      </w:r>
    </w:p>
    <w:p w14:paraId="57B23668" w14:textId="77777777" w:rsidR="001957DE" w:rsidRDefault="001957DE">
      <w:pPr>
        <w:pStyle w:val="aff4"/>
        <w:rPr>
          <w:lang w:eastAsia="zh-CN"/>
        </w:rPr>
      </w:pPr>
      <w:r>
        <w:rPr>
          <w:rFonts w:hint="eastAsia"/>
          <w:lang w:eastAsia="zh-CN"/>
        </w:rPr>
        <w:t>下同！</w:t>
      </w:r>
    </w:p>
  </w:comment>
  <w:comment w:id="753" w:author="ZHANG" w:date="2022-05-04T17:07:00Z" w:initials="A">
    <w:p w14:paraId="040632BB" w14:textId="77777777" w:rsidR="00ED2E2B" w:rsidRPr="00AB3BC8" w:rsidRDefault="00ED2E2B">
      <w:pPr>
        <w:pStyle w:val="aff4"/>
        <w:rPr>
          <w:lang w:eastAsia="zh-CN"/>
        </w:rPr>
      </w:pPr>
      <w:r>
        <w:rPr>
          <w:rStyle w:val="aff3"/>
        </w:rPr>
        <w:annotationRef/>
      </w:r>
      <w:r>
        <w:rPr>
          <w:rFonts w:hint="eastAsia"/>
          <w:lang w:eastAsia="zh-CN"/>
        </w:rPr>
        <w:t>参考文献的篇数不够，请根据我在群里发的毕业论文要求做，同时参考文献在论文中应该有相对应的引用标号，如</w:t>
      </w:r>
      <w:r>
        <w:rPr>
          <w:rFonts w:hint="eastAsia"/>
          <w:lang w:eastAsia="zh-CN"/>
        </w:rPr>
        <w:t xml:space="preserve"> .......</w:t>
      </w:r>
      <w:r w:rsidRPr="00AB3BC8">
        <w:rPr>
          <w:rFonts w:hint="eastAsia"/>
          <w:vertAlign w:val="superscript"/>
          <w:lang w:eastAsia="zh-CN"/>
        </w:rPr>
        <w:t>[1]</w:t>
      </w:r>
      <w:r w:rsidRPr="00AB3BC8">
        <w:rPr>
          <w:rFonts w:hint="eastAsia"/>
          <w:lang w:eastAsia="zh-CN"/>
        </w:rPr>
        <w:t xml:space="preserve"> </w:t>
      </w:r>
      <w:r>
        <w:rPr>
          <w:rFonts w:hint="eastAsia"/>
          <w:lang w:eastAsia="zh-CN"/>
        </w:rPr>
        <w:t>.......</w:t>
      </w:r>
      <w:r w:rsidRPr="00AB3BC8">
        <w:rPr>
          <w:rFonts w:hint="eastAsia"/>
          <w:vertAlign w:val="superscript"/>
          <w:lang w:eastAsia="zh-CN"/>
        </w:rPr>
        <w:t>[</w:t>
      </w:r>
      <w:r>
        <w:rPr>
          <w:rFonts w:hint="eastAsia"/>
          <w:vertAlign w:val="superscript"/>
          <w:lang w:eastAsia="zh-CN"/>
        </w:rPr>
        <w:t>2</w:t>
      </w:r>
      <w:r w:rsidRPr="00AB3BC8">
        <w:rPr>
          <w:rFonts w:hint="eastAsia"/>
          <w:vertAlign w:val="superscript"/>
          <w:lang w:eastAsia="zh-CN"/>
        </w:rPr>
        <w:t>]</w:t>
      </w:r>
      <w:r>
        <w:rPr>
          <w:rFonts w:hint="eastAsia"/>
          <w:lang w:eastAsia="zh-CN"/>
        </w:rPr>
        <w:t>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82701E" w15:done="0"/>
  <w15:commentEx w15:paraId="0249FBBA" w15:done="0"/>
  <w15:commentEx w15:paraId="548ECA04" w15:done="0"/>
  <w15:commentEx w15:paraId="6B4AB947" w15:done="0"/>
  <w15:commentEx w15:paraId="57B23668" w15:done="0"/>
  <w15:commentEx w15:paraId="040632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D585E" w16cex:dateUtc="2022-05-04T08:59:00Z"/>
  <w16cex:commentExtensible w16cex:durableId="261D5860" w16cex:dateUtc="2022-05-04T09:00:00Z"/>
  <w16cex:commentExtensible w16cex:durableId="261D590F" w16cex:dateUtc="2022-05-04T11:57:00Z"/>
  <w16cex:commentExtensible w16cex:durableId="261D5861" w16cex:dateUtc="2022-05-04T09:01:00Z"/>
  <w16cex:commentExtensible w16cex:durableId="261D5862" w16cex:dateUtc="2022-05-04T09:03:00Z"/>
  <w16cex:commentExtensible w16cex:durableId="261D5863" w16cex:dateUtc="2022-05-04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82701E" w16cid:durableId="261D585E"/>
  <w16cid:commentId w16cid:paraId="0249FBBA" w16cid:durableId="261D5860"/>
  <w16cid:commentId w16cid:paraId="548ECA04" w16cid:durableId="261D590F"/>
  <w16cid:commentId w16cid:paraId="6B4AB947" w16cid:durableId="261D5861"/>
  <w16cid:commentId w16cid:paraId="57B23668" w16cid:durableId="261D5862"/>
  <w16cid:commentId w16cid:paraId="040632BB" w16cid:durableId="261D58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845AE" w14:textId="77777777" w:rsidR="006B529F" w:rsidRDefault="006B529F">
      <w:r>
        <w:separator/>
      </w:r>
    </w:p>
  </w:endnote>
  <w:endnote w:type="continuationSeparator" w:id="0">
    <w:p w14:paraId="616917BB" w14:textId="77777777" w:rsidR="006B529F" w:rsidRDefault="006B5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iti SC Medium">
    <w:panose1 w:val="00000000000000000000"/>
    <w:charset w:val="80"/>
    <w:family w:val="auto"/>
    <w:pitch w:val="variable"/>
    <w:sig w:usb0="8000002F" w:usb1="090F004A" w:usb2="00000010" w:usb3="00000000" w:csb0="003E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 w:name="苹方-简">
    <w:panose1 w:val="020B0400000000000000"/>
    <w:charset w:val="86"/>
    <w:family w:val="swiss"/>
    <w:pitch w:val="variable"/>
    <w:sig w:usb0="A00002FF" w:usb1="7ACFFDFB" w:usb2="00000017"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503436319"/>
      <w:docPartObj>
        <w:docPartGallery w:val="Page Numbers (Bottom of Page)"/>
        <w:docPartUnique/>
      </w:docPartObj>
    </w:sdtPr>
    <w:sdtEndPr>
      <w:rPr>
        <w:rStyle w:val="afb"/>
      </w:rPr>
    </w:sdtEndPr>
    <w:sdtContent>
      <w:p w14:paraId="480685F1" w14:textId="77777777" w:rsidR="001957DE" w:rsidRDefault="001957DE" w:rsidP="00007F17">
        <w:pPr>
          <w:pStyle w:val="af7"/>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end"/>
        </w:r>
      </w:p>
    </w:sdtContent>
  </w:sdt>
  <w:p w14:paraId="3D4D5534" w14:textId="77777777" w:rsidR="001957DE" w:rsidRDefault="001957DE">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1362280649"/>
      <w:docPartObj>
        <w:docPartGallery w:val="Page Numbers (Bottom of Page)"/>
        <w:docPartUnique/>
      </w:docPartObj>
    </w:sdtPr>
    <w:sdtEndPr>
      <w:rPr>
        <w:rStyle w:val="afb"/>
      </w:rPr>
    </w:sdtEndPr>
    <w:sdtContent>
      <w:p w14:paraId="0D90725B" w14:textId="2512C164" w:rsidR="00D81427" w:rsidRDefault="00D81427" w:rsidP="00CE507B">
        <w:pPr>
          <w:pStyle w:val="af7"/>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separate"/>
        </w:r>
        <w:r>
          <w:rPr>
            <w:rStyle w:val="afb"/>
            <w:noProof/>
          </w:rPr>
          <w:t>III</w:t>
        </w:r>
        <w:r>
          <w:rPr>
            <w:rStyle w:val="afb"/>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AECBF" w14:textId="77777777" w:rsidR="000D4C3A" w:rsidRDefault="000D4C3A" w:rsidP="00463245">
    <w:pPr>
      <w:pStyle w:val="af7"/>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1364594713"/>
      <w:docPartObj>
        <w:docPartGallery w:val="Page Numbers (Bottom of Page)"/>
        <w:docPartUnique/>
      </w:docPartObj>
    </w:sdtPr>
    <w:sdtEndPr>
      <w:rPr>
        <w:rStyle w:val="afb"/>
      </w:rPr>
    </w:sdtEndPr>
    <w:sdtContent>
      <w:p w14:paraId="6F6F16EF" w14:textId="77777777" w:rsidR="00F03C4A" w:rsidRDefault="00F03C4A" w:rsidP="00CE507B">
        <w:pPr>
          <w:pStyle w:val="af7"/>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separate"/>
        </w:r>
        <w:r>
          <w:rPr>
            <w:rStyle w:val="afb"/>
            <w:noProof/>
          </w:rPr>
          <w:t>III</w:t>
        </w:r>
        <w:r>
          <w:rPr>
            <w:rStyle w:val="af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70264" w14:textId="77777777" w:rsidR="006B529F" w:rsidRDefault="006B529F">
      <w:r>
        <w:separator/>
      </w:r>
    </w:p>
  </w:footnote>
  <w:footnote w:type="continuationSeparator" w:id="0">
    <w:p w14:paraId="6662E84C" w14:textId="77777777" w:rsidR="006B529F" w:rsidRDefault="006B529F">
      <w:r>
        <w:continuationSeparator/>
      </w:r>
    </w:p>
  </w:footnote>
  <w:footnote w:id="1">
    <w:p w14:paraId="76067429" w14:textId="77777777" w:rsidR="001957DE" w:rsidRPr="00B652C0" w:rsidRDefault="001957DE" w:rsidP="006A2544">
      <w:pPr>
        <w:pStyle w:val="aa"/>
        <w:rPr>
          <w:rFonts w:ascii="宋体" w:eastAsia="宋体" w:hAnsi="宋体"/>
          <w:lang w:eastAsia="zh-CN"/>
        </w:rPr>
      </w:pPr>
      <w:r w:rsidRPr="00B652C0">
        <w:rPr>
          <w:rStyle w:val="ae"/>
          <w:rFonts w:ascii="宋体" w:eastAsia="宋体" w:hAnsi="宋体"/>
        </w:rPr>
        <w:footnoteRef/>
      </w:r>
      <w:r w:rsidRPr="00B652C0">
        <w:rPr>
          <w:rFonts w:ascii="宋体" w:eastAsia="宋体" w:hAnsi="宋体" w:hint="eastAsia"/>
          <w:lang w:eastAsia="zh-CN"/>
        </w:rPr>
        <w:t>作者简介：高成志，男，（199</w:t>
      </w:r>
      <w:r w:rsidRPr="00B652C0">
        <w:rPr>
          <w:rFonts w:ascii="宋体" w:eastAsia="宋体" w:hAnsi="宋体"/>
          <w:lang w:eastAsia="zh-CN"/>
        </w:rPr>
        <w:t>9</w:t>
      </w:r>
      <w:r w:rsidRPr="00B652C0">
        <w:rPr>
          <w:rFonts w:ascii="宋体" w:eastAsia="宋体" w:hAnsi="宋体" w:hint="eastAsia"/>
          <w:lang w:eastAsia="zh-CN"/>
        </w:rPr>
        <w:t>.</w:t>
      </w:r>
      <w:r w:rsidRPr="00B652C0">
        <w:rPr>
          <w:rFonts w:ascii="宋体" w:eastAsia="宋体" w:hAnsi="宋体"/>
          <w:lang w:eastAsia="zh-CN"/>
        </w:rPr>
        <w:t>2</w:t>
      </w:r>
      <w:r w:rsidRPr="00B652C0">
        <w:rPr>
          <w:rFonts w:ascii="宋体" w:eastAsia="宋体" w:hAnsi="宋体" w:hint="eastAsia"/>
          <w:lang w:eastAsia="zh-CN"/>
        </w:rPr>
        <w:t>.</w:t>
      </w:r>
      <w:r w:rsidRPr="00B652C0">
        <w:rPr>
          <w:rFonts w:ascii="宋体" w:eastAsia="宋体" w:hAnsi="宋体"/>
          <w:lang w:eastAsia="zh-CN"/>
        </w:rPr>
        <w:t>13</w:t>
      </w:r>
      <w:r w:rsidRPr="00B652C0">
        <w:rPr>
          <w:rFonts w:ascii="宋体" w:eastAsia="宋体" w:hAnsi="宋体" w:hint="eastAsia"/>
          <w:lang w:eastAsia="zh-CN"/>
        </w:rPr>
        <w:t>—  ），江苏省常州市新北区人，汉族，20</w:t>
      </w:r>
      <w:r w:rsidRPr="00B652C0">
        <w:rPr>
          <w:rFonts w:ascii="宋体" w:eastAsia="宋体" w:hAnsi="宋体"/>
          <w:lang w:eastAsia="zh-CN"/>
        </w:rPr>
        <w:t>18</w:t>
      </w:r>
      <w:r w:rsidRPr="00B652C0">
        <w:rPr>
          <w:rFonts w:ascii="宋体" w:eastAsia="宋体" w:hAnsi="宋体" w:hint="eastAsia"/>
          <w:lang w:eastAsia="zh-CN"/>
        </w:rPr>
        <w:t>年9月至20</w:t>
      </w:r>
      <w:r w:rsidRPr="00B652C0">
        <w:rPr>
          <w:rFonts w:ascii="宋体" w:eastAsia="宋体" w:hAnsi="宋体"/>
          <w:lang w:eastAsia="zh-CN"/>
        </w:rPr>
        <w:t>22</w:t>
      </w:r>
      <w:r w:rsidRPr="00B652C0">
        <w:rPr>
          <w:rFonts w:ascii="宋体" w:eastAsia="宋体" w:hAnsi="宋体" w:hint="eastAsia"/>
          <w:lang w:eastAsia="zh-CN"/>
        </w:rPr>
        <w:t>年6月在安徽农业大学信息与计算科学专业学习。</w:t>
      </w:r>
    </w:p>
    <w:p w14:paraId="4423CB39" w14:textId="4BFE290A" w:rsidR="001957DE" w:rsidRPr="00721063" w:rsidRDefault="001957DE">
      <w:pPr>
        <w:pStyle w:val="aa"/>
        <w:rPr>
          <w:rFonts w:ascii="宋体" w:eastAsia="宋体" w:hAnsi="宋体"/>
          <w:lang w:eastAsia="zh-CN"/>
        </w:rPr>
      </w:pPr>
      <w:r w:rsidRPr="00B652C0">
        <w:rPr>
          <w:rFonts w:ascii="宋体" w:eastAsia="宋体" w:hAnsi="宋体" w:hint="eastAsia"/>
          <w:lang w:eastAsia="zh-CN"/>
        </w:rPr>
        <w:t>论文完成时间：20</w:t>
      </w:r>
      <w:r w:rsidRPr="00B652C0">
        <w:rPr>
          <w:rFonts w:ascii="宋体" w:eastAsia="宋体" w:hAnsi="宋体"/>
          <w:lang w:eastAsia="zh-CN"/>
        </w:rPr>
        <w:t>22</w:t>
      </w:r>
      <w:r w:rsidRPr="00B652C0">
        <w:rPr>
          <w:rFonts w:ascii="宋体" w:eastAsia="宋体" w:hAnsi="宋体" w:hint="eastAsia"/>
          <w:lang w:eastAsia="zh-CN"/>
        </w:rPr>
        <w:t>年5月</w:t>
      </w:r>
      <w:del w:id="15" w:author="ZHANG" w:date="2022-05-04T16:43:00Z">
        <w:r w:rsidRPr="00B652C0" w:rsidDel="00D176A5">
          <w:rPr>
            <w:rFonts w:ascii="宋体" w:eastAsia="宋体" w:hAnsi="宋体" w:hint="eastAsia"/>
            <w:lang w:eastAsia="zh-CN"/>
          </w:rPr>
          <w:delText>？</w:delText>
        </w:r>
      </w:del>
      <w:ins w:id="16" w:author="ZHANG" w:date="2022-05-04T16:43:00Z">
        <w:r>
          <w:rPr>
            <w:rFonts w:ascii="宋体" w:eastAsia="宋体" w:hAnsi="宋体" w:hint="eastAsia"/>
            <w:lang w:eastAsia="zh-CN"/>
          </w:rPr>
          <w:t>20</w:t>
        </w:r>
      </w:ins>
      <w:r w:rsidRPr="00B652C0">
        <w:rPr>
          <w:rFonts w:ascii="宋体" w:eastAsia="宋体" w:hAnsi="宋体" w:hint="eastAsia"/>
          <w:lang w:eastAsia="zh-CN"/>
        </w:rPr>
        <w:t>日</w:t>
      </w:r>
      <w:del w:id="17" w:author="ZHANG" w:date="2022-05-04T16:43:00Z">
        <w:r w:rsidDel="00D176A5">
          <w:rPr>
            <w:rFonts w:ascii="宋体" w:eastAsia="宋体" w:hAnsi="宋体" w:hint="eastAsia"/>
            <w:lang w:eastAsia="zh-CN"/>
          </w:rPr>
          <w:delText>。</w:delText>
        </w:r>
      </w:del>
    </w:p>
  </w:footnote>
  <w:footnote w:id="2">
    <w:p w14:paraId="2C38317C" w14:textId="77777777" w:rsidR="001957DE" w:rsidRPr="00B652C0" w:rsidRDefault="001957DE">
      <w:pPr>
        <w:pStyle w:val="aa"/>
        <w:rPr>
          <w:rFonts w:ascii="宋体" w:eastAsia="宋体" w:hAnsi="宋体"/>
          <w:lang w:eastAsia="zh-CN"/>
        </w:rPr>
      </w:pPr>
      <w:r w:rsidRPr="00B652C0">
        <w:rPr>
          <w:rStyle w:val="ae"/>
          <w:rFonts w:ascii="宋体" w:eastAsia="宋体" w:hAnsi="宋体"/>
        </w:rPr>
        <w:footnoteRef/>
      </w:r>
      <w:r w:rsidRPr="00B652C0">
        <w:rPr>
          <w:rFonts w:ascii="宋体" w:eastAsia="宋体" w:hAnsi="宋体"/>
          <w:szCs w:val="21"/>
          <w:lang w:eastAsia="zh-CN"/>
        </w:rPr>
        <w:t>一门函数式语言</w:t>
      </w:r>
      <w:r>
        <w:rPr>
          <w:rFonts w:ascii="宋体" w:eastAsia="宋体" w:hAnsi="宋体" w:hint="eastAsia"/>
          <w:szCs w:val="21"/>
          <w:lang w:eastAsia="zh-CN"/>
        </w:rPr>
        <w:t>。</w:t>
      </w:r>
    </w:p>
  </w:footnote>
  <w:footnote w:id="3">
    <w:p w14:paraId="02CF2B7B" w14:textId="77777777" w:rsidR="001957DE" w:rsidRPr="006A2544" w:rsidRDefault="001957DE">
      <w:pPr>
        <w:pStyle w:val="aa"/>
        <w:rPr>
          <w:rFonts w:ascii="苹方-简" w:eastAsia="苹方-简" w:hAnsi="苹方-简"/>
          <w:lang w:eastAsia="zh-CN"/>
        </w:rPr>
      </w:pPr>
      <w:r w:rsidRPr="00B652C0">
        <w:rPr>
          <w:rStyle w:val="ae"/>
          <w:rFonts w:ascii="宋体" w:eastAsia="宋体" w:hAnsi="宋体"/>
        </w:rPr>
        <w:footnoteRef/>
      </w:r>
      <w:bookmarkStart w:id="51" w:name="OLE_LINK1"/>
      <w:bookmarkStart w:id="52" w:name="OLE_LINK2"/>
      <w:bookmarkStart w:id="53" w:name="OLE_LINK3"/>
      <w:r w:rsidRPr="00B652C0">
        <w:rPr>
          <w:rFonts w:ascii="宋体" w:eastAsia="宋体" w:hAnsi="宋体" w:hint="eastAsia"/>
          <w:szCs w:val="21"/>
          <w:lang w:eastAsia="zh-CN"/>
        </w:rPr>
        <w:t>L</w:t>
      </w:r>
      <w:r w:rsidRPr="00B652C0">
        <w:rPr>
          <w:rFonts w:ascii="宋体" w:eastAsia="宋体" w:hAnsi="宋体"/>
          <w:szCs w:val="21"/>
          <w:lang w:eastAsia="zh-CN"/>
        </w:rPr>
        <w:t>achesis</w:t>
      </w:r>
      <w:bookmarkEnd w:id="51"/>
      <w:bookmarkEnd w:id="52"/>
      <w:bookmarkEnd w:id="53"/>
      <w:r w:rsidRPr="00B652C0">
        <w:rPr>
          <w:rFonts w:ascii="宋体" w:eastAsia="宋体" w:hAnsi="宋体" w:hint="eastAsia"/>
          <w:szCs w:val="21"/>
          <w:lang w:eastAsia="zh-CN"/>
        </w:rPr>
        <w:t>（希腊语：</w:t>
      </w:r>
      <w:r w:rsidRPr="006353D0">
        <w:rPr>
          <w:rFonts w:ascii="苹方-简" w:eastAsia="苹方-简" w:hAnsi="苹方-简"/>
          <w:szCs w:val="21"/>
          <w:lang w:eastAsia="zh-CN"/>
        </w:rPr>
        <w:t>Λ</w:t>
      </w:r>
      <w:r w:rsidRPr="006353D0">
        <w:rPr>
          <w:rFonts w:ascii="Calibri" w:eastAsia="苹方-简" w:hAnsi="Calibri" w:cs="Calibri"/>
          <w:szCs w:val="21"/>
          <w:lang w:eastAsia="zh-CN"/>
        </w:rPr>
        <w:t>ά</w:t>
      </w:r>
      <w:r w:rsidRPr="006353D0">
        <w:rPr>
          <w:rFonts w:ascii="苹方-简" w:eastAsia="苹方-简" w:hAnsi="苹方-简"/>
          <w:szCs w:val="21"/>
          <w:lang w:eastAsia="zh-CN"/>
        </w:rPr>
        <w:t>χεσι</w:t>
      </w:r>
      <w:r w:rsidRPr="006353D0">
        <w:rPr>
          <w:rFonts w:ascii="Calibri" w:eastAsia="苹方-简" w:hAnsi="Calibri" w:cs="Calibri"/>
          <w:szCs w:val="21"/>
          <w:lang w:eastAsia="zh-CN"/>
        </w:rPr>
        <w:t>ς</w:t>
      </w:r>
      <w:r w:rsidRPr="00B652C0">
        <w:rPr>
          <w:rFonts w:ascii="宋体" w:eastAsia="宋体" w:hAnsi="宋体" w:hint="eastAsia"/>
          <w:szCs w:val="21"/>
          <w:lang w:eastAsia="zh-CN"/>
        </w:rPr>
        <w:t>，意为“命运分配者”）古希腊神话的命运三女神之一。</w:t>
      </w:r>
    </w:p>
  </w:footnote>
  <w:footnote w:id="4">
    <w:p w14:paraId="0983A356" w14:textId="7538BCD5" w:rsidR="00C62F7A" w:rsidRPr="00C62F7A" w:rsidRDefault="00C62F7A">
      <w:pPr>
        <w:pStyle w:val="aa"/>
        <w:rPr>
          <w:lang w:eastAsia="zh-CN"/>
        </w:rPr>
      </w:pPr>
      <w:r>
        <w:rPr>
          <w:rStyle w:val="ae"/>
        </w:rPr>
        <w:footnoteRef/>
      </w:r>
      <w:r>
        <w:rPr>
          <w:lang w:eastAsia="zh-CN"/>
        </w:rPr>
        <w:t xml:space="preserve"> </w:t>
      </w:r>
      <w:r w:rsidRPr="00C62F7A">
        <w:rPr>
          <w:rFonts w:hint="eastAsia"/>
          <w:lang w:eastAsia="zh-CN"/>
        </w:rPr>
        <w:t>动态类型语言是指在运行期间才去做数据类型检查的语言</w:t>
      </w:r>
      <w:r>
        <w:rPr>
          <w:rFonts w:hint="eastAsia"/>
          <w:lang w:eastAsia="zh-CN"/>
        </w:rPr>
        <w:t>。</w:t>
      </w:r>
    </w:p>
  </w:footnote>
  <w:footnote w:id="5">
    <w:p w14:paraId="60C3C175" w14:textId="77777777" w:rsidR="001957DE" w:rsidRDefault="001957DE">
      <w:pPr>
        <w:pStyle w:val="aa"/>
        <w:rPr>
          <w:lang w:eastAsia="zh-CN"/>
        </w:rPr>
      </w:pPr>
      <w:r>
        <w:rPr>
          <w:rStyle w:val="ae"/>
        </w:rPr>
        <w:footnoteRef/>
      </w:r>
      <w:r w:rsidRPr="00941C03">
        <w:rPr>
          <w:rFonts w:hint="eastAsia"/>
          <w:lang w:eastAsia="zh-CN"/>
        </w:rPr>
        <w:t>巴科斯范式（</w:t>
      </w:r>
      <w:r>
        <w:rPr>
          <w:rFonts w:hint="eastAsia"/>
          <w:lang w:eastAsia="zh-CN"/>
        </w:rPr>
        <w:t>英语</w:t>
      </w:r>
      <w:r w:rsidRPr="00941C03">
        <w:rPr>
          <w:rFonts w:hint="eastAsia"/>
          <w:lang w:eastAsia="zh-CN"/>
        </w:rPr>
        <w:t>：</w:t>
      </w:r>
      <w:r w:rsidRPr="00941C03">
        <w:rPr>
          <w:rFonts w:hint="eastAsia"/>
          <w:lang w:eastAsia="zh-CN"/>
        </w:rPr>
        <w:t>Backus Normal Form</w:t>
      </w:r>
      <w:r w:rsidRPr="00941C03">
        <w:rPr>
          <w:rFonts w:hint="eastAsia"/>
          <w:lang w:eastAsia="zh-CN"/>
        </w:rPr>
        <w:t>，</w:t>
      </w:r>
      <w:r>
        <w:rPr>
          <w:rFonts w:hint="eastAsia"/>
          <w:lang w:eastAsia="zh-CN"/>
        </w:rPr>
        <w:t>缩写为</w:t>
      </w:r>
      <w:r w:rsidRPr="00941C03">
        <w:rPr>
          <w:rFonts w:hint="eastAsia"/>
          <w:lang w:eastAsia="zh-CN"/>
        </w:rPr>
        <w:t xml:space="preserve"> BNF</w:t>
      </w:r>
      <w:r w:rsidRPr="00941C03">
        <w:rPr>
          <w:rFonts w:hint="eastAsia"/>
          <w:lang w:eastAsia="zh-CN"/>
        </w:rPr>
        <w:t>），是一种用于表示上下文无关文法的语言。</w:t>
      </w:r>
      <w:r w:rsidRPr="00941C03">
        <w:rPr>
          <w:rFonts w:hint="eastAsia"/>
        </w:rPr>
        <w:t>它是由约翰·巴科斯（</w:t>
      </w:r>
      <w:r w:rsidRPr="00941C03">
        <w:rPr>
          <w:rFonts w:hint="eastAsia"/>
        </w:rPr>
        <w:t>John Backus</w:t>
      </w:r>
      <w:r w:rsidRPr="00941C03">
        <w:rPr>
          <w:rFonts w:hint="eastAsia"/>
        </w:rPr>
        <w:t>）和彼得·诺尔（</w:t>
      </w:r>
      <w:r w:rsidRPr="00941C03">
        <w:rPr>
          <w:rFonts w:hint="eastAsia"/>
        </w:rPr>
        <w:t>Peter Naur</w:t>
      </w:r>
      <w:r w:rsidRPr="00941C03">
        <w:rPr>
          <w:rFonts w:hint="eastAsia"/>
        </w:rPr>
        <w:t>）首先引入的用来描述计算机语言语法的符号集。</w:t>
      </w:r>
    </w:p>
  </w:footnote>
  <w:footnote w:id="6">
    <w:p w14:paraId="50E1930D" w14:textId="77777777" w:rsidR="001957DE" w:rsidRDefault="001957DE">
      <w:pPr>
        <w:pStyle w:val="aa"/>
        <w:rPr>
          <w:lang w:eastAsia="zh-CN"/>
        </w:rPr>
      </w:pPr>
      <w:r>
        <w:rPr>
          <w:rStyle w:val="ae"/>
        </w:rPr>
        <w:footnoteRef/>
      </w:r>
      <w:r w:rsidRPr="00171FC3">
        <w:rPr>
          <w:lang w:eastAsia="zh-CN"/>
        </w:rPr>
        <w:t>ECMAScrip</w:t>
      </w:r>
      <w:r>
        <w:rPr>
          <w:rFonts w:hint="eastAsia"/>
          <w:lang w:eastAsia="zh-CN"/>
        </w:rPr>
        <w:t>是</w:t>
      </w:r>
      <w:r>
        <w:rPr>
          <w:rFonts w:hint="eastAsia"/>
          <w:lang w:eastAsia="zh-CN"/>
        </w:rPr>
        <w:t>JavaScript</w:t>
      </w:r>
      <w:r>
        <w:rPr>
          <w:rFonts w:hint="eastAsia"/>
          <w:lang w:eastAsia="zh-CN"/>
        </w:rPr>
        <w:t>的国际标准规范。</w:t>
      </w:r>
    </w:p>
  </w:footnote>
  <w:footnote w:id="7">
    <w:p w14:paraId="6031DBCC" w14:textId="7C1765D2" w:rsidR="0087711E" w:rsidRDefault="0087711E">
      <w:pPr>
        <w:pStyle w:val="aa"/>
        <w:rPr>
          <w:lang w:eastAsia="zh-CN"/>
        </w:rPr>
      </w:pPr>
      <w:r>
        <w:rPr>
          <w:rStyle w:val="ae"/>
        </w:rPr>
        <w:footnoteRef/>
      </w:r>
      <w:r>
        <w:rPr>
          <w:lang w:eastAsia="zh-CN"/>
        </w:rPr>
        <w:t xml:space="preserve"> </w:t>
      </w:r>
      <w:r>
        <w:rPr>
          <w:rFonts w:hint="eastAsia"/>
          <w:lang w:eastAsia="zh-CN"/>
        </w:rPr>
        <w:t>偏函数是指</w:t>
      </w:r>
      <w:r w:rsidRPr="0087711E">
        <w:rPr>
          <w:rFonts w:hint="eastAsia"/>
          <w:lang w:eastAsia="zh-CN"/>
        </w:rPr>
        <w:t>固定</w:t>
      </w:r>
      <w:r>
        <w:rPr>
          <w:rFonts w:hint="eastAsia"/>
          <w:lang w:eastAsia="zh-CN"/>
        </w:rPr>
        <w:t>一个</w:t>
      </w:r>
      <w:r w:rsidRPr="0087711E">
        <w:rPr>
          <w:rFonts w:hint="eastAsia"/>
          <w:lang w:eastAsia="zh-CN"/>
        </w:rPr>
        <w:t>函数的一些参数，然后产生另一个更小元的函数</w:t>
      </w:r>
    </w:p>
  </w:footnote>
  <w:footnote w:id="8">
    <w:p w14:paraId="78D339A1" w14:textId="77777777" w:rsidR="001957DE" w:rsidRDefault="001957DE">
      <w:pPr>
        <w:pStyle w:val="aa"/>
        <w:rPr>
          <w:lang w:eastAsia="zh-CN"/>
        </w:rPr>
      </w:pPr>
      <w:r>
        <w:rPr>
          <w:rStyle w:val="ae"/>
        </w:rPr>
        <w:footnoteRef/>
      </w:r>
      <w:r w:rsidRPr="006F6890">
        <w:rPr>
          <w:rFonts w:hint="eastAsia"/>
          <w:lang w:eastAsia="zh-CN"/>
        </w:rPr>
        <w:t>Darwin</w:t>
      </w:r>
      <w:r w:rsidRPr="006F6890">
        <w:rPr>
          <w:rFonts w:hint="eastAsia"/>
          <w:lang w:eastAsia="zh-CN"/>
        </w:rPr>
        <w:t>是一种类</w:t>
      </w:r>
      <w:r w:rsidRPr="006F6890">
        <w:rPr>
          <w:rFonts w:hint="eastAsia"/>
          <w:lang w:eastAsia="zh-CN"/>
        </w:rPr>
        <w:t>Unix</w:t>
      </w:r>
      <w:r w:rsidRPr="006F6890">
        <w:rPr>
          <w:rFonts w:hint="eastAsia"/>
          <w:lang w:eastAsia="zh-CN"/>
        </w:rPr>
        <w:t>操作系统</w:t>
      </w:r>
      <w:r>
        <w:rPr>
          <w:rFonts w:hint="eastAsia"/>
          <w:lang w:eastAsia="zh-CN"/>
        </w:rPr>
        <w:t>，</w:t>
      </w:r>
      <w:r w:rsidRPr="006F6890">
        <w:rPr>
          <w:rFonts w:hint="eastAsia"/>
          <w:lang w:eastAsia="zh-CN"/>
        </w:rPr>
        <w:t>由苹果公司于</w:t>
      </w:r>
      <w:r w:rsidRPr="006F6890">
        <w:rPr>
          <w:rFonts w:hint="eastAsia"/>
          <w:lang w:eastAsia="zh-CN"/>
        </w:rPr>
        <w:t>2000</w:t>
      </w:r>
      <w:r w:rsidRPr="006F6890">
        <w:rPr>
          <w:rFonts w:hint="eastAsia"/>
          <w:lang w:eastAsia="zh-CN"/>
        </w:rPr>
        <w:t>年所发布</w:t>
      </w:r>
      <w:r>
        <w:rPr>
          <w:rFonts w:hint="eastAsia"/>
          <w:lang w:eastAsia="zh-CN"/>
        </w:rPr>
        <w:t>。它</w:t>
      </w:r>
      <w:r w:rsidRPr="006F6890">
        <w:rPr>
          <w:rFonts w:hint="eastAsia"/>
          <w:lang w:eastAsia="zh-CN"/>
        </w:rPr>
        <w:t>包含开放源代码的</w:t>
      </w:r>
      <w:r w:rsidRPr="006F6890">
        <w:rPr>
          <w:rFonts w:hint="eastAsia"/>
          <w:lang w:eastAsia="zh-CN"/>
        </w:rPr>
        <w:t>XNU</w:t>
      </w:r>
      <w:r w:rsidRPr="006F6890">
        <w:rPr>
          <w:rFonts w:hint="eastAsia"/>
          <w:lang w:eastAsia="zh-CN"/>
        </w:rPr>
        <w:t>内核，其以微核心为基础的核心架构来实现</w:t>
      </w:r>
      <w:r w:rsidRPr="006F6890">
        <w:rPr>
          <w:rFonts w:hint="eastAsia"/>
          <w:lang w:eastAsia="zh-CN"/>
        </w:rPr>
        <w:t>Mach</w:t>
      </w:r>
      <w:r w:rsidRPr="006F6890">
        <w:rPr>
          <w:rFonts w:hint="eastAsia"/>
          <w:lang w:eastAsia="zh-CN"/>
        </w:rPr>
        <w:t>，而操作系统的服务和用户空间工具则以</w:t>
      </w:r>
      <w:r w:rsidRPr="006F6890">
        <w:rPr>
          <w:rFonts w:hint="eastAsia"/>
          <w:lang w:eastAsia="zh-CN"/>
        </w:rPr>
        <w:t>BSD</w:t>
      </w:r>
      <w:r w:rsidRPr="006F6890">
        <w:rPr>
          <w:rFonts w:hint="eastAsia"/>
          <w:lang w:eastAsia="zh-CN"/>
        </w:rPr>
        <w:t>为基础。</w:t>
      </w:r>
    </w:p>
  </w:footnote>
  <w:footnote w:id="9">
    <w:p w14:paraId="13FA5858" w14:textId="283F0684" w:rsidR="00B41616" w:rsidRDefault="00B41616">
      <w:pPr>
        <w:pStyle w:val="aa"/>
        <w:rPr>
          <w:lang w:eastAsia="zh-CN"/>
        </w:rPr>
      </w:pPr>
      <w:r>
        <w:rPr>
          <w:rStyle w:val="ae"/>
        </w:rPr>
        <w:footnoteRef/>
      </w:r>
      <w:r>
        <w:rPr>
          <w:lang w:eastAsia="zh-CN"/>
        </w:rPr>
        <w:t xml:space="preserve"> </w:t>
      </w:r>
      <w:r w:rsidRPr="00B41616">
        <w:rPr>
          <w:rFonts w:hint="eastAsia"/>
          <w:lang w:eastAsia="zh-CN"/>
        </w:rPr>
        <w:t>LSP</w:t>
      </w:r>
      <w:r>
        <w:rPr>
          <w:rFonts w:hint="eastAsia"/>
          <w:lang w:eastAsia="zh-CN"/>
        </w:rPr>
        <w:t>，即</w:t>
      </w:r>
      <w:r w:rsidRPr="00B41616">
        <w:rPr>
          <w:rFonts w:hint="eastAsia"/>
          <w:lang w:eastAsia="zh-CN"/>
        </w:rPr>
        <w:t>语言服务器协议（</w:t>
      </w:r>
      <w:r w:rsidRPr="00B41616">
        <w:rPr>
          <w:rFonts w:hint="eastAsia"/>
          <w:lang w:eastAsia="zh-CN"/>
        </w:rPr>
        <w:t>Language Server Protocol</w:t>
      </w:r>
      <w:r w:rsidRPr="00B41616">
        <w:rPr>
          <w:rFonts w:hint="eastAsia"/>
          <w:lang w:eastAsia="zh-CN"/>
        </w:rPr>
        <w:t>）</w:t>
      </w:r>
      <w:r>
        <w:rPr>
          <w:rFonts w:hint="eastAsia"/>
          <w:lang w:eastAsia="zh-CN"/>
        </w:rPr>
        <w:t>，</w:t>
      </w:r>
      <w:r w:rsidRPr="00B41616">
        <w:rPr>
          <w:rFonts w:hint="eastAsia"/>
          <w:lang w:eastAsia="zh-CN"/>
        </w:rPr>
        <w:t>是一个开放的、基于</w:t>
      </w:r>
      <w:r w:rsidRPr="00B41616">
        <w:rPr>
          <w:rFonts w:hint="eastAsia"/>
          <w:lang w:eastAsia="zh-CN"/>
        </w:rPr>
        <w:t>JSON-RPC</w:t>
      </w:r>
      <w:r w:rsidRPr="00B41616">
        <w:rPr>
          <w:rFonts w:hint="eastAsia"/>
          <w:lang w:eastAsia="zh-CN"/>
        </w:rPr>
        <w:t>的网络传输协议，源代码编辑器或集成开发环境（</w:t>
      </w:r>
      <w:r w:rsidRPr="00B41616">
        <w:rPr>
          <w:rFonts w:hint="eastAsia"/>
          <w:lang w:eastAsia="zh-CN"/>
        </w:rPr>
        <w:t>IDE</w:t>
      </w:r>
      <w:r w:rsidRPr="00B41616">
        <w:rPr>
          <w:rFonts w:hint="eastAsia"/>
          <w:lang w:eastAsia="zh-CN"/>
        </w:rPr>
        <w:t>）与提供特定编程语言特性的服务器之间交互时会用到这个协议。</w:t>
      </w:r>
    </w:p>
  </w:footnote>
  <w:footnote w:id="10">
    <w:p w14:paraId="50B9088D" w14:textId="7062C091" w:rsidR="008450D7" w:rsidRPr="008450D7" w:rsidRDefault="008450D7">
      <w:pPr>
        <w:pStyle w:val="aa"/>
        <w:rPr>
          <w:lang w:eastAsia="zh-CN"/>
        </w:rPr>
      </w:pPr>
      <w:r>
        <w:rPr>
          <w:rStyle w:val="ae"/>
        </w:rPr>
        <w:footnoteRef/>
      </w:r>
      <w:r>
        <w:rPr>
          <w:lang w:eastAsia="zh-CN"/>
        </w:rPr>
        <w:t xml:space="preserve">  </w:t>
      </w:r>
      <w:r w:rsidRPr="008450D7">
        <w:rPr>
          <w:rFonts w:hint="eastAsia"/>
          <w:lang w:eastAsia="zh-CN"/>
        </w:rPr>
        <w:t>尾</w:t>
      </w:r>
      <w:r>
        <w:rPr>
          <w:rFonts w:hint="eastAsia"/>
          <w:lang w:eastAsia="zh-CN"/>
        </w:rPr>
        <w:t>递归即</w:t>
      </w:r>
      <w:r w:rsidRPr="008450D7">
        <w:rPr>
          <w:rFonts w:hint="eastAsia"/>
          <w:lang w:eastAsia="zh-CN"/>
        </w:rPr>
        <w:t>函数的最后一个操作</w:t>
      </w:r>
      <w:r>
        <w:rPr>
          <w:rFonts w:hint="eastAsia"/>
          <w:lang w:eastAsia="zh-CN"/>
        </w:rPr>
        <w:t>是</w:t>
      </w:r>
      <w:r w:rsidRPr="008450D7">
        <w:rPr>
          <w:rFonts w:hint="eastAsia"/>
          <w:lang w:eastAsia="zh-CN"/>
        </w:rPr>
        <w:t>返回函数调用的结果。</w:t>
      </w:r>
    </w:p>
  </w:footnote>
  <w:footnote w:id="11">
    <w:p w14:paraId="5C9E1FA9" w14:textId="2DCACE5F" w:rsidR="00B003ED" w:rsidRPr="00B003ED" w:rsidRDefault="00B003ED">
      <w:pPr>
        <w:pStyle w:val="aa"/>
        <w:rPr>
          <w:lang w:eastAsia="zh-CN"/>
        </w:rPr>
      </w:pPr>
      <w:r>
        <w:rPr>
          <w:rStyle w:val="ae"/>
        </w:rPr>
        <w:footnoteRef/>
      </w:r>
      <w:r>
        <w:rPr>
          <w:rFonts w:hint="eastAsia"/>
          <w:lang w:eastAsia="zh-CN"/>
        </w:rPr>
        <w:t>惰性加载</w:t>
      </w:r>
      <w:r w:rsidRPr="00B003ED">
        <w:rPr>
          <w:rFonts w:hint="eastAsia"/>
          <w:lang w:eastAsia="zh-CN"/>
        </w:rPr>
        <w:t>指获得一个属性对象时，这个对应对象实际并没有保存在运行空间中，而是在其读取方法第一次被调用时才从其他数据源中加载到运行空间中</w:t>
      </w:r>
      <w:r>
        <w:rPr>
          <w:rFonts w:hint="eastAsia"/>
          <w:lang w:eastAsia="zh-CN"/>
        </w:rPr>
        <w:t>。</w:t>
      </w:r>
    </w:p>
  </w:footnote>
  <w:footnote w:id="12">
    <w:p w14:paraId="168D298E" w14:textId="4BF7E56F" w:rsidR="00AD5CD8" w:rsidRPr="00AD5CD8" w:rsidRDefault="00AD5CD8" w:rsidP="00AD5CD8">
      <w:pPr>
        <w:pStyle w:val="aa"/>
        <w:rPr>
          <w:lang w:eastAsia="zh-CN"/>
        </w:rPr>
      </w:pPr>
      <w:r>
        <w:rPr>
          <w:rStyle w:val="ae"/>
        </w:rPr>
        <w:footnoteRef/>
      </w:r>
      <w:r>
        <w:rPr>
          <w:lang w:eastAsia="zh-CN"/>
        </w:rPr>
        <w:t xml:space="preserve"> </w:t>
      </w:r>
      <w:r w:rsidRPr="00AD5CD8">
        <w:rPr>
          <w:lang w:eastAsia="zh-CN"/>
        </w:rPr>
        <w:t>在</w:t>
      </w:r>
      <w:r>
        <w:rPr>
          <w:rFonts w:hint="eastAsia"/>
          <w:lang w:eastAsia="zh-CN"/>
        </w:rPr>
        <w:t>lambda</w:t>
      </w:r>
      <w:r>
        <w:rPr>
          <w:rFonts w:hint="eastAsia"/>
          <w:lang w:eastAsia="zh-CN"/>
        </w:rPr>
        <w:t>演算中</w:t>
      </w:r>
      <w:r w:rsidRPr="00AD5CD8">
        <w:rPr>
          <w:lang w:eastAsia="zh-CN"/>
        </w:rPr>
        <w:t>最简单的</w:t>
      </w:r>
      <w:r>
        <w:rPr>
          <w:rFonts w:hint="eastAsia"/>
          <w:lang w:eastAsia="zh-CN"/>
        </w:rPr>
        <w:t>一个</w:t>
      </w:r>
      <w:r w:rsidRPr="00AD5CD8">
        <w:rPr>
          <w:lang w:eastAsia="zh-CN"/>
        </w:rPr>
        <w:t>不动点组合子</w:t>
      </w:r>
      <w:r>
        <w:rPr>
          <w:rFonts w:hint="eastAsia"/>
          <w:lang w:eastAsia="zh-CN"/>
        </w:rPr>
        <w:t>，会无限循环且形式不变（不动），</w:t>
      </w:r>
      <w:r w:rsidRPr="00AD5CD8">
        <w:rPr>
          <w:lang w:eastAsia="zh-CN"/>
        </w:rPr>
        <w:t>是计算其他函数的一个</w:t>
      </w:r>
      <w:r>
        <w:rPr>
          <w:rFonts w:hint="eastAsia"/>
          <w:lang w:eastAsia="zh-CN"/>
        </w:rPr>
        <w:t>不动点的高阶函数。</w:t>
      </w:r>
    </w:p>
    <w:p w14:paraId="4BFC7B19" w14:textId="407FF20B" w:rsidR="00AD5CD8" w:rsidRPr="00AD5CD8" w:rsidRDefault="00AD5CD8" w:rsidP="00AD5CD8">
      <w:pPr>
        <w:pStyle w:val="aa"/>
        <w:rPr>
          <w:lang w:eastAsia="zh-CN"/>
        </w:rPr>
      </w:pPr>
    </w:p>
    <w:p w14:paraId="7E3B20C0" w14:textId="300B4CDE" w:rsidR="00AD5CD8" w:rsidRPr="00AD5CD8" w:rsidRDefault="00AD5CD8">
      <w:pPr>
        <w:pStyle w:val="aa"/>
        <w:rPr>
          <w:lang w:eastAsia="zh-C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A899A" w14:textId="1DF318D1" w:rsidR="001957DE" w:rsidRDefault="001957DE" w:rsidP="00AE4957">
    <w:pPr>
      <w:pStyle w:val="af5"/>
      <w:rPr>
        <w:lang w:eastAsia="zh-CN"/>
      </w:rPr>
    </w:pPr>
    <w:bookmarkStart w:id="3" w:name="OLE_LINK277"/>
    <w:bookmarkStart w:id="4" w:name="OLE_LINK278"/>
    <w:bookmarkStart w:id="5" w:name="_Hlk103417726"/>
    <w:bookmarkStart w:id="6" w:name="OLE_LINK88"/>
    <w:bookmarkStart w:id="7" w:name="OLE_LINK89"/>
    <w:bookmarkStart w:id="8" w:name="_Hlk103767386"/>
    <w:r>
      <w:rPr>
        <w:rFonts w:hint="eastAsia"/>
        <w:lang w:eastAsia="zh-CN"/>
      </w:rPr>
      <w:t>基于</w:t>
    </w:r>
    <w:r>
      <w:rPr>
        <w:rFonts w:hint="eastAsia"/>
        <w:lang w:eastAsia="zh-CN"/>
      </w:rPr>
      <w:t>lambda</w:t>
    </w:r>
    <w:r>
      <w:rPr>
        <w:rFonts w:hint="eastAsia"/>
        <w:lang w:eastAsia="zh-CN"/>
      </w:rPr>
      <w:t>演算的函数式语言</w:t>
    </w:r>
    <w:r w:rsidR="00672187">
      <w:rPr>
        <w:rFonts w:hint="eastAsia"/>
        <w:lang w:eastAsia="zh-CN"/>
      </w:rPr>
      <w:t>解释器</w:t>
    </w:r>
    <w:r>
      <w:rPr>
        <w:rFonts w:hint="eastAsia"/>
        <w:lang w:eastAsia="zh-CN"/>
      </w:rPr>
      <w:t>的设计与实现</w:t>
    </w:r>
    <w:bookmarkEnd w:id="3"/>
    <w:bookmarkEnd w:id="4"/>
    <w:bookmarkEnd w:id="5"/>
    <w:bookmarkEnd w:id="6"/>
    <w:bookmarkEnd w:id="7"/>
    <w:bookmarkEnd w:id="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2E1"/>
    <w:multiLevelType w:val="multilevel"/>
    <w:tmpl w:val="02F84E6C"/>
    <w:styleLink w:val="12"/>
    <w:lvl w:ilvl="0">
      <w:start w:val="1"/>
      <w:numFmt w:val="chineseCountingThousand"/>
      <w:lvlText w:val="第%1章"/>
      <w:lvlJc w:val="center"/>
      <w:pPr>
        <w:ind w:left="3114" w:firstLine="288"/>
      </w:p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1EF4AED"/>
    <w:multiLevelType w:val="multilevel"/>
    <w:tmpl w:val="8190D372"/>
    <w:lvl w:ilvl="0">
      <w:start w:val="1"/>
      <w:numFmt w:val="chineseCountingThousand"/>
      <w:suff w:val="space"/>
      <w:lvlText w:val="第%1章 "/>
      <w:lvlJc w:val="center"/>
      <w:pPr>
        <w:ind w:left="2900" w:firstLine="361"/>
      </w:pPr>
      <w:rPr>
        <w:rFonts w:ascii="Times New Roman" w:hAnsi="Times New Roman" w:hint="default"/>
        <w:sz w:val="30"/>
        <w:lang w:val="en-US"/>
      </w:rPr>
    </w:lvl>
    <w:lvl w:ilvl="1">
      <w:start w:val="1"/>
      <w:numFmt w:val="decimal"/>
      <w:isLgl/>
      <w:suff w:val="space"/>
      <w:lvlText w:val="%1.%2 "/>
      <w:lvlJc w:val="left"/>
      <w:pPr>
        <w:ind w:left="0" w:firstLine="361"/>
      </w:pPr>
      <w:rPr>
        <w:rFonts w:ascii="黑体" w:eastAsia="黑体" w:hAnsi="黑体" w:hint="eastAsia"/>
      </w:rPr>
    </w:lvl>
    <w:lvl w:ilvl="2">
      <w:start w:val="1"/>
      <w:numFmt w:val="decimal"/>
      <w:isLgl/>
      <w:suff w:val="space"/>
      <w:lvlText w:val="%1.%2.%3 "/>
      <w:lvlJc w:val="left"/>
      <w:pPr>
        <w:ind w:left="1070" w:hanging="709"/>
      </w:pPr>
      <w:rPr>
        <w:rFonts w:ascii="Times New Roman" w:hAnsi="Times New Roman" w:hint="default"/>
        <w:sz w:val="24"/>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2" w15:restartNumberingAfterBreak="0">
    <w:nsid w:val="02A236BC"/>
    <w:multiLevelType w:val="multilevel"/>
    <w:tmpl w:val="64185AB6"/>
    <w:styleLink w:val="14"/>
    <w:lvl w:ilvl="0">
      <w:start w:val="1"/>
      <w:numFmt w:val="decimal"/>
      <w:lvlText w:val="%1."/>
      <w:lvlJc w:val="left"/>
      <w:pPr>
        <w:ind w:left="786" w:hanging="425"/>
      </w:pPr>
      <w:rPr>
        <w:rFonts w:hint="eastAsia"/>
      </w:rPr>
    </w:lvl>
    <w:lvl w:ilvl="1">
      <w:start w:val="1"/>
      <w:numFmt w:val="decimal"/>
      <w:lvlText w:val="%1.%2"/>
      <w:lvlJc w:val="left"/>
      <w:pPr>
        <w:ind w:left="361" w:firstLine="0"/>
      </w:pPr>
      <w:rPr>
        <w:rFonts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3" w15:restartNumberingAfterBreak="0">
    <w:nsid w:val="046B343C"/>
    <w:multiLevelType w:val="multilevel"/>
    <w:tmpl w:val="F3021552"/>
    <w:styleLink w:val="16"/>
    <w:lvl w:ilvl="0">
      <w:start w:val="1"/>
      <w:numFmt w:val="chineseCountingThousand"/>
      <w:suff w:val="space"/>
      <w:lvlText w:val="第%1章"/>
      <w:lvlJc w:val="center"/>
      <w:pPr>
        <w:ind w:left="0" w:firstLine="288"/>
      </w:pPr>
      <w:rPr>
        <w:rFonts w:ascii="黑体" w:eastAsia="黑体" w:hAnsi="黑体" w:hint="eastAsia"/>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4C10ED4"/>
    <w:multiLevelType w:val="multilevel"/>
    <w:tmpl w:val="0409001D"/>
    <w:styleLink w:val="1111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6103174"/>
    <w:multiLevelType w:val="multilevel"/>
    <w:tmpl w:val="C2F4AC68"/>
    <w:styleLink w:val="36"/>
    <w:lvl w:ilvl="0">
      <w:start w:val="1"/>
      <w:numFmt w:val="chineseCountingThousand"/>
      <w:suff w:val="nothing"/>
      <w:lvlText w:val="第%1章  "/>
      <w:lvlJc w:val="left"/>
      <w:pPr>
        <w:ind w:left="361" w:firstLine="0"/>
      </w:pPr>
      <w:rPr>
        <w:rFonts w:hint="eastAsia"/>
      </w:rPr>
    </w:lvl>
    <w:lvl w:ilvl="1">
      <w:start w:val="1"/>
      <w:numFmt w:val="decimal"/>
      <w:isLgl/>
      <w:suff w:val="nothing"/>
      <w:lvlText w:val="%1.%2 "/>
      <w:lvlJc w:val="left"/>
      <w:pPr>
        <w:ind w:left="361" w:firstLine="0"/>
      </w:pPr>
      <w:rPr>
        <w:rFonts w:hint="eastAsia"/>
      </w:rPr>
    </w:lvl>
    <w:lvl w:ilvl="2">
      <w:start w:val="1"/>
      <w:numFmt w:val="decimal"/>
      <w:isLgl/>
      <w:suff w:val="nothing"/>
      <w:lvlText w:val="%3.%2.%1 "/>
      <w:lvlJc w:val="left"/>
      <w:pPr>
        <w:ind w:left="361" w:firstLine="0"/>
      </w:pPr>
      <w:rPr>
        <w:rFonts w:hint="eastAsia"/>
      </w:rPr>
    </w:lvl>
    <w:lvl w:ilvl="3">
      <w:start w:val="1"/>
      <w:numFmt w:val="none"/>
      <w:suff w:val="nothing"/>
      <w:lvlText w:val=""/>
      <w:lvlJc w:val="left"/>
      <w:pPr>
        <w:ind w:left="361" w:firstLine="0"/>
      </w:pPr>
      <w:rPr>
        <w:rFonts w:hint="eastAsia"/>
      </w:rPr>
    </w:lvl>
    <w:lvl w:ilvl="4">
      <w:start w:val="1"/>
      <w:numFmt w:val="none"/>
      <w:suff w:val="nothing"/>
      <w:lvlText w:val=""/>
      <w:lvlJc w:val="left"/>
      <w:pPr>
        <w:ind w:left="361" w:firstLine="0"/>
      </w:pPr>
      <w:rPr>
        <w:rFonts w:hint="eastAsia"/>
      </w:rPr>
    </w:lvl>
    <w:lvl w:ilvl="5">
      <w:start w:val="1"/>
      <w:numFmt w:val="none"/>
      <w:suff w:val="nothing"/>
      <w:lvlText w:val=""/>
      <w:lvlJc w:val="left"/>
      <w:pPr>
        <w:ind w:left="361" w:firstLine="0"/>
      </w:pPr>
      <w:rPr>
        <w:rFonts w:hint="eastAsia"/>
      </w:rPr>
    </w:lvl>
    <w:lvl w:ilvl="6">
      <w:start w:val="1"/>
      <w:numFmt w:val="none"/>
      <w:suff w:val="nothing"/>
      <w:lvlText w:val=""/>
      <w:lvlJc w:val="left"/>
      <w:pPr>
        <w:ind w:left="361" w:firstLine="0"/>
      </w:pPr>
      <w:rPr>
        <w:rFonts w:hint="eastAsia"/>
      </w:rPr>
    </w:lvl>
    <w:lvl w:ilvl="7">
      <w:start w:val="1"/>
      <w:numFmt w:val="none"/>
      <w:suff w:val="nothing"/>
      <w:lvlText w:val=""/>
      <w:lvlJc w:val="left"/>
      <w:pPr>
        <w:ind w:left="361" w:firstLine="0"/>
      </w:pPr>
      <w:rPr>
        <w:rFonts w:hint="eastAsia"/>
      </w:rPr>
    </w:lvl>
    <w:lvl w:ilvl="8">
      <w:start w:val="1"/>
      <w:numFmt w:val="none"/>
      <w:suff w:val="nothing"/>
      <w:lvlText w:val=""/>
      <w:lvlJc w:val="left"/>
      <w:pPr>
        <w:ind w:left="361" w:firstLine="0"/>
      </w:pPr>
      <w:rPr>
        <w:rFonts w:hint="eastAsia"/>
      </w:rPr>
    </w:lvl>
  </w:abstractNum>
  <w:abstractNum w:abstractNumId="6" w15:restartNumberingAfterBreak="0">
    <w:nsid w:val="07987C95"/>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0CD273F5"/>
    <w:multiLevelType w:val="hybridMultilevel"/>
    <w:tmpl w:val="7848DDE4"/>
    <w:lvl w:ilvl="0" w:tplc="849CF2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0C447E"/>
    <w:multiLevelType w:val="multilevel"/>
    <w:tmpl w:val="B1C0AB54"/>
    <w:lvl w:ilvl="0">
      <w:start w:val="1"/>
      <w:numFmt w:val="decimal"/>
      <w:lvlText w:val="[%1]"/>
      <w:lvlJc w:val="left"/>
      <w:pPr>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5512F4"/>
    <w:multiLevelType w:val="multilevel"/>
    <w:tmpl w:val="0409001D"/>
    <w:styleLink w:val="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4D9008D"/>
    <w:multiLevelType w:val="multilevel"/>
    <w:tmpl w:val="67B2A552"/>
    <w:styleLink w:val="19"/>
    <w:lvl w:ilvl="0">
      <w:start w:val="1"/>
      <w:numFmt w:val="chineseCountingThousand"/>
      <w:suff w:val="space"/>
      <w:lvlText w:val="第%1章"/>
      <w:lvlJc w:val="center"/>
      <w:pPr>
        <w:ind w:left="1" w:firstLine="288"/>
      </w:pPr>
      <w:rPr>
        <w:rFonts w:ascii="黑体" w:eastAsia="黑体" w:hAnsi="黑体" w:hint="eastAsia"/>
        <w:sz w:val="30"/>
      </w:rPr>
    </w:lvl>
    <w:lvl w:ilvl="1">
      <w:start w:val="1"/>
      <w:numFmt w:val="decimal"/>
      <w:isLgl/>
      <w:lvlText w:val="%1.%2"/>
      <w:lvlJc w:val="left"/>
      <w:pPr>
        <w:ind w:left="0" w:firstLine="426"/>
      </w:pPr>
      <w:rPr>
        <w:rFonts w:ascii="黑体" w:eastAsia="黑体" w:hAnsi="黑体" w:hint="eastAsia"/>
        <w:sz w:val="24"/>
      </w:rPr>
    </w:lvl>
    <w:lvl w:ilvl="2">
      <w:start w:val="1"/>
      <w:numFmt w:val="decimal"/>
      <w:isLgl/>
      <w:lvlText w:val="%1.%2.%3"/>
      <w:lvlJc w:val="left"/>
      <w:pPr>
        <w:ind w:left="0" w:firstLine="852"/>
      </w:pPr>
      <w:rPr>
        <w:rFonts w:hint="eastAsia"/>
      </w:rPr>
    </w:lvl>
    <w:lvl w:ilvl="3">
      <w:start w:val="1"/>
      <w:numFmt w:val="decimal"/>
      <w:lvlText w:val="%1.%2.%3.%4"/>
      <w:lvlJc w:val="left"/>
      <w:pPr>
        <w:ind w:left="1985" w:hanging="708"/>
      </w:pPr>
      <w:rPr>
        <w:rFonts w:hint="eastAsia"/>
      </w:rPr>
    </w:lvl>
    <w:lvl w:ilvl="4">
      <w:start w:val="1"/>
      <w:numFmt w:val="decimal"/>
      <w:lvlText w:val="%1.%2.%3.%4.%5"/>
      <w:lvlJc w:val="left"/>
      <w:pPr>
        <w:ind w:left="2552" w:hanging="850"/>
      </w:pPr>
      <w:rPr>
        <w:rFonts w:hint="eastAsia"/>
      </w:rPr>
    </w:lvl>
    <w:lvl w:ilvl="5">
      <w:start w:val="1"/>
      <w:numFmt w:val="decimal"/>
      <w:lvlText w:val="%1.%2.%3.%4.%5.%6"/>
      <w:lvlJc w:val="left"/>
      <w:pPr>
        <w:ind w:left="3261" w:hanging="1134"/>
      </w:pPr>
      <w:rPr>
        <w:rFonts w:hint="eastAsia"/>
      </w:rPr>
    </w:lvl>
    <w:lvl w:ilvl="6">
      <w:start w:val="1"/>
      <w:numFmt w:val="decimal"/>
      <w:lvlText w:val="%1.%2.%3.%4.%5.%6.%7"/>
      <w:lvlJc w:val="left"/>
      <w:pPr>
        <w:ind w:left="3828" w:hanging="1276"/>
      </w:pPr>
      <w:rPr>
        <w:rFonts w:hint="eastAsia"/>
      </w:rPr>
    </w:lvl>
    <w:lvl w:ilvl="7">
      <w:start w:val="1"/>
      <w:numFmt w:val="decimal"/>
      <w:lvlText w:val="%1.%2.%3.%4.%5.%6.%7.%8"/>
      <w:lvlJc w:val="left"/>
      <w:pPr>
        <w:ind w:left="4395" w:hanging="1418"/>
      </w:pPr>
      <w:rPr>
        <w:rFonts w:hint="eastAsia"/>
      </w:rPr>
    </w:lvl>
    <w:lvl w:ilvl="8">
      <w:start w:val="1"/>
      <w:numFmt w:val="decimal"/>
      <w:lvlText w:val="%1.%2.%3.%4.%5.%6.%7.%8.%9"/>
      <w:lvlJc w:val="left"/>
      <w:pPr>
        <w:ind w:left="5103" w:hanging="1700"/>
      </w:pPr>
      <w:rPr>
        <w:rFonts w:hint="eastAsia"/>
      </w:rPr>
    </w:lvl>
  </w:abstractNum>
  <w:abstractNum w:abstractNumId="11" w15:restartNumberingAfterBreak="0">
    <w:nsid w:val="16143212"/>
    <w:multiLevelType w:val="multilevel"/>
    <w:tmpl w:val="A7747E58"/>
    <w:styleLink w:val="22"/>
    <w:lvl w:ilvl="0">
      <w:start w:val="1"/>
      <w:numFmt w:val="decimal"/>
      <w:lvlText w:val="%1."/>
      <w:lvlJc w:val="left"/>
      <w:pPr>
        <w:ind w:left="786" w:hanging="425"/>
      </w:pPr>
      <w:rPr>
        <w:rFonts w:hint="eastAsia"/>
      </w:rPr>
    </w:lvl>
    <w:lvl w:ilvl="1">
      <w:start w:val="1"/>
      <w:numFmt w:val="decima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12" w15:restartNumberingAfterBreak="0">
    <w:nsid w:val="172114AC"/>
    <w:multiLevelType w:val="hybridMultilevel"/>
    <w:tmpl w:val="9DE865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020AE9"/>
    <w:multiLevelType w:val="multilevel"/>
    <w:tmpl w:val="15F82256"/>
    <w:styleLink w:val="9"/>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1DA33F59"/>
    <w:multiLevelType w:val="multilevel"/>
    <w:tmpl w:val="E6BE9C8E"/>
    <w:styleLink w:val="2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1F3312F5"/>
    <w:multiLevelType w:val="hybridMultilevel"/>
    <w:tmpl w:val="8E6EB976"/>
    <w:lvl w:ilvl="0" w:tplc="0409000F">
      <w:start w:val="1"/>
      <w:numFmt w:val="decimal"/>
      <w:lvlText w:val="%1."/>
      <w:lvlJc w:val="left"/>
      <w:pPr>
        <w:ind w:left="900" w:hanging="420"/>
      </w:pPr>
      <w:rPr>
        <w:rFont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16" w15:restartNumberingAfterBreak="0">
    <w:nsid w:val="2EF7635F"/>
    <w:multiLevelType w:val="multilevel"/>
    <w:tmpl w:val="39364932"/>
    <w:styleLink w:val="29"/>
    <w:lvl w:ilvl="0">
      <w:start w:val="1"/>
      <w:numFmt w:val="decimal"/>
      <w:lvlText w:val="图%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05D1299"/>
    <w:multiLevelType w:val="hybridMultilevel"/>
    <w:tmpl w:val="52588F84"/>
    <w:lvl w:ilvl="0" w:tplc="0409000F">
      <w:start w:val="1"/>
      <w:numFmt w:val="decimal"/>
      <w:lvlText w:val="%1."/>
      <w:lvlJc w:val="left"/>
      <w:pPr>
        <w:ind w:left="859" w:hanging="420"/>
      </w:pPr>
    </w:lvl>
    <w:lvl w:ilvl="1" w:tplc="04090019" w:tentative="1">
      <w:start w:val="1"/>
      <w:numFmt w:val="lowerLetter"/>
      <w:lvlText w:val="%2)"/>
      <w:lvlJc w:val="left"/>
      <w:pPr>
        <w:ind w:left="1279" w:hanging="420"/>
      </w:pPr>
    </w:lvl>
    <w:lvl w:ilvl="2" w:tplc="0409001B" w:tentative="1">
      <w:start w:val="1"/>
      <w:numFmt w:val="lowerRoman"/>
      <w:lvlText w:val="%3."/>
      <w:lvlJc w:val="right"/>
      <w:pPr>
        <w:ind w:left="1699" w:hanging="420"/>
      </w:pPr>
    </w:lvl>
    <w:lvl w:ilvl="3" w:tplc="0409000F" w:tentative="1">
      <w:start w:val="1"/>
      <w:numFmt w:val="decimal"/>
      <w:lvlText w:val="%4."/>
      <w:lvlJc w:val="left"/>
      <w:pPr>
        <w:ind w:left="2119" w:hanging="420"/>
      </w:pPr>
    </w:lvl>
    <w:lvl w:ilvl="4" w:tplc="04090019" w:tentative="1">
      <w:start w:val="1"/>
      <w:numFmt w:val="lowerLetter"/>
      <w:lvlText w:val="%5)"/>
      <w:lvlJc w:val="left"/>
      <w:pPr>
        <w:ind w:left="2539" w:hanging="420"/>
      </w:pPr>
    </w:lvl>
    <w:lvl w:ilvl="5" w:tplc="0409001B" w:tentative="1">
      <w:start w:val="1"/>
      <w:numFmt w:val="lowerRoman"/>
      <w:lvlText w:val="%6."/>
      <w:lvlJc w:val="right"/>
      <w:pPr>
        <w:ind w:left="2959" w:hanging="420"/>
      </w:pPr>
    </w:lvl>
    <w:lvl w:ilvl="6" w:tplc="0409000F" w:tentative="1">
      <w:start w:val="1"/>
      <w:numFmt w:val="decimal"/>
      <w:lvlText w:val="%7."/>
      <w:lvlJc w:val="left"/>
      <w:pPr>
        <w:ind w:left="3379" w:hanging="420"/>
      </w:pPr>
    </w:lvl>
    <w:lvl w:ilvl="7" w:tplc="04090019" w:tentative="1">
      <w:start w:val="1"/>
      <w:numFmt w:val="lowerLetter"/>
      <w:lvlText w:val="%8)"/>
      <w:lvlJc w:val="left"/>
      <w:pPr>
        <w:ind w:left="3799" w:hanging="420"/>
      </w:pPr>
    </w:lvl>
    <w:lvl w:ilvl="8" w:tplc="0409001B" w:tentative="1">
      <w:start w:val="1"/>
      <w:numFmt w:val="lowerRoman"/>
      <w:lvlText w:val="%9."/>
      <w:lvlJc w:val="right"/>
      <w:pPr>
        <w:ind w:left="4219" w:hanging="420"/>
      </w:pPr>
    </w:lvl>
  </w:abstractNum>
  <w:abstractNum w:abstractNumId="18" w15:restartNumberingAfterBreak="0">
    <w:nsid w:val="310F4D2C"/>
    <w:multiLevelType w:val="multilevel"/>
    <w:tmpl w:val="B2FCFEB0"/>
    <w:lvl w:ilvl="0">
      <w:start w:val="1"/>
      <w:numFmt w:val="chineseCountingThousand"/>
      <w:pStyle w:val="1"/>
      <w:suff w:val="nothing"/>
      <w:lvlText w:val="第%1章  "/>
      <w:lvlJc w:val="left"/>
      <w:pPr>
        <w:ind w:left="361" w:firstLine="0"/>
      </w:pPr>
      <w:rPr>
        <w:rFonts w:hint="eastAsia"/>
      </w:rPr>
    </w:lvl>
    <w:lvl w:ilvl="1">
      <w:start w:val="1"/>
      <w:numFmt w:val="decimal"/>
      <w:pStyle w:val="2"/>
      <w:isLgl/>
      <w:suff w:val="nothing"/>
      <w:lvlText w:val="%1.%2 "/>
      <w:lvlJc w:val="left"/>
      <w:pPr>
        <w:ind w:left="361" w:firstLine="0"/>
      </w:pPr>
      <w:rPr>
        <w:rFonts w:hint="eastAsia"/>
      </w:rPr>
    </w:lvl>
    <w:lvl w:ilvl="2">
      <w:start w:val="1"/>
      <w:numFmt w:val="decimal"/>
      <w:pStyle w:val="3"/>
      <w:isLgl/>
      <w:suff w:val="nothing"/>
      <w:lvlText w:val="%1.%2.%3 "/>
      <w:lvlJc w:val="left"/>
      <w:pPr>
        <w:ind w:left="361" w:firstLine="0"/>
      </w:pPr>
      <w:rPr>
        <w:rFonts w:hint="eastAsia"/>
      </w:rPr>
    </w:lvl>
    <w:lvl w:ilvl="3">
      <w:start w:val="1"/>
      <w:numFmt w:val="none"/>
      <w:pStyle w:val="4"/>
      <w:suff w:val="nothing"/>
      <w:lvlText w:val=""/>
      <w:lvlJc w:val="left"/>
      <w:pPr>
        <w:ind w:left="361" w:firstLine="0"/>
      </w:pPr>
      <w:rPr>
        <w:rFonts w:hint="eastAsia"/>
      </w:rPr>
    </w:lvl>
    <w:lvl w:ilvl="4">
      <w:start w:val="1"/>
      <w:numFmt w:val="none"/>
      <w:pStyle w:val="50"/>
      <w:suff w:val="nothing"/>
      <w:lvlText w:val=""/>
      <w:lvlJc w:val="left"/>
      <w:pPr>
        <w:ind w:left="361" w:firstLine="0"/>
      </w:pPr>
      <w:rPr>
        <w:rFonts w:hint="eastAsia"/>
      </w:rPr>
    </w:lvl>
    <w:lvl w:ilvl="5">
      <w:start w:val="1"/>
      <w:numFmt w:val="none"/>
      <w:pStyle w:val="6"/>
      <w:suff w:val="nothing"/>
      <w:lvlText w:val=""/>
      <w:lvlJc w:val="left"/>
      <w:pPr>
        <w:ind w:left="361" w:firstLine="0"/>
      </w:pPr>
      <w:rPr>
        <w:rFonts w:hint="eastAsia"/>
      </w:rPr>
    </w:lvl>
    <w:lvl w:ilvl="6">
      <w:start w:val="1"/>
      <w:numFmt w:val="none"/>
      <w:pStyle w:val="7"/>
      <w:suff w:val="nothing"/>
      <w:lvlText w:val=""/>
      <w:lvlJc w:val="left"/>
      <w:pPr>
        <w:ind w:left="361" w:firstLine="0"/>
      </w:pPr>
      <w:rPr>
        <w:rFonts w:hint="eastAsia"/>
      </w:rPr>
    </w:lvl>
    <w:lvl w:ilvl="7">
      <w:start w:val="1"/>
      <w:numFmt w:val="none"/>
      <w:pStyle w:val="8"/>
      <w:suff w:val="nothing"/>
      <w:lvlText w:val=""/>
      <w:lvlJc w:val="left"/>
      <w:pPr>
        <w:ind w:left="361" w:firstLine="0"/>
      </w:pPr>
      <w:rPr>
        <w:rFonts w:hint="eastAsia"/>
      </w:rPr>
    </w:lvl>
    <w:lvl w:ilvl="8">
      <w:start w:val="1"/>
      <w:numFmt w:val="none"/>
      <w:pStyle w:val="90"/>
      <w:suff w:val="nothing"/>
      <w:lvlText w:val=""/>
      <w:lvlJc w:val="left"/>
      <w:pPr>
        <w:ind w:left="361" w:firstLine="0"/>
      </w:pPr>
      <w:rPr>
        <w:rFonts w:hint="eastAsia"/>
      </w:rPr>
    </w:lvl>
  </w:abstractNum>
  <w:abstractNum w:abstractNumId="19" w15:restartNumberingAfterBreak="0">
    <w:nsid w:val="31EA1230"/>
    <w:multiLevelType w:val="hybridMultilevel"/>
    <w:tmpl w:val="2D825582"/>
    <w:lvl w:ilvl="0" w:tplc="849CF2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06213E"/>
    <w:multiLevelType w:val="multilevel"/>
    <w:tmpl w:val="5CE40D14"/>
    <w:styleLink w:val="25"/>
    <w:lvl w:ilvl="0">
      <w:start w:val="1"/>
      <w:numFmt w:val="chineseCountingThousand"/>
      <w:suff w:val="space"/>
      <w:lvlText w:val="第%1章"/>
      <w:lvlJc w:val="center"/>
      <w:pPr>
        <w:ind w:left="0" w:firstLine="361"/>
      </w:pPr>
      <w:rPr>
        <w:rFonts w:ascii="Times New Roman" w:hAnsi="Times New Roman" w:hint="default"/>
        <w:sz w:val="30"/>
      </w:rPr>
    </w:lvl>
    <w:lvl w:ilvl="1">
      <w:start w:val="1"/>
      <w:numFmt w:val="decimal"/>
      <w:isLgl/>
      <w:suff w:val="space"/>
      <w:lvlText w:val="%1.%2 "/>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21" w15:restartNumberingAfterBreak="0">
    <w:nsid w:val="3BF728DD"/>
    <w:multiLevelType w:val="multilevel"/>
    <w:tmpl w:val="B0C863BE"/>
    <w:styleLink w:val="7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3E3B3034"/>
    <w:multiLevelType w:val="multilevel"/>
    <w:tmpl w:val="4282D4C8"/>
    <w:styleLink w:val="24"/>
    <w:lvl w:ilvl="0">
      <w:start w:val="1"/>
      <w:numFmt w:val="chineseCountingThousand"/>
      <w:suff w:val="space"/>
      <w:lvlText w:val="第%1章"/>
      <w:lvlJc w:val="center"/>
      <w:pPr>
        <w:ind w:left="0" w:firstLine="361"/>
      </w:pPr>
      <w:rPr>
        <w:rFonts w:ascii="Times New Roman" w:hAnsi="Times New Roman" w:hint="default"/>
        <w:sz w:val="30"/>
      </w:rPr>
    </w:lvl>
    <w:lvl w:ilvl="1">
      <w:start w:val="1"/>
      <w:numFmt w:val="decimal"/>
      <w:isLg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23" w15:restartNumberingAfterBreak="0">
    <w:nsid w:val="42A14D83"/>
    <w:multiLevelType w:val="multilevel"/>
    <w:tmpl w:val="6C62854C"/>
    <w:styleLink w:val="20"/>
    <w:lvl w:ilvl="0">
      <w:start w:val="1"/>
      <w:numFmt w:val="none"/>
      <w:lvlText w:val=""/>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3613590"/>
    <w:multiLevelType w:val="hybridMultilevel"/>
    <w:tmpl w:val="396C34C2"/>
    <w:lvl w:ilvl="0" w:tplc="849CF2D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6020745"/>
    <w:multiLevelType w:val="hybridMultilevel"/>
    <w:tmpl w:val="BDF0228E"/>
    <w:lvl w:ilvl="0" w:tplc="2E3C103A">
      <w:start w:val="1"/>
      <w:numFmt w:val="decimal"/>
      <w:lvlText w:val="%1."/>
      <w:lvlJc w:val="left"/>
      <w:pPr>
        <w:ind w:left="851" w:hanging="371"/>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8F52898"/>
    <w:multiLevelType w:val="multilevel"/>
    <w:tmpl w:val="B252879C"/>
    <w:styleLink w:val="1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4E4733D2"/>
    <w:multiLevelType w:val="multilevel"/>
    <w:tmpl w:val="552AC06A"/>
    <w:styleLink w:val="3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ED333A7"/>
    <w:multiLevelType w:val="hybridMultilevel"/>
    <w:tmpl w:val="8D74FBA6"/>
    <w:lvl w:ilvl="0" w:tplc="6B70460E">
      <w:start w:val="1"/>
      <w:numFmt w:val="decimal"/>
      <w:lvlText w:val="%1."/>
      <w:lvlJc w:val="left"/>
      <w:pPr>
        <w:ind w:left="851" w:hanging="39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913572"/>
    <w:multiLevelType w:val="multilevel"/>
    <w:tmpl w:val="445A8184"/>
    <w:styleLink w:val="37"/>
    <w:lvl w:ilvl="0">
      <w:start w:val="1"/>
      <w:numFmt w:val="chineseCountingThousand"/>
      <w:suff w:val="nothing"/>
      <w:lvlText w:val="第%1章  "/>
      <w:lvlJc w:val="left"/>
      <w:pPr>
        <w:ind w:left="361" w:firstLine="0"/>
      </w:pPr>
      <w:rPr>
        <w:rFonts w:hint="eastAsia"/>
      </w:rPr>
    </w:lvl>
    <w:lvl w:ilvl="1">
      <w:start w:val="1"/>
      <w:numFmt w:val="decimal"/>
      <w:isLgl/>
      <w:suff w:val="nothing"/>
      <w:lvlText w:val="%1.%2 "/>
      <w:lvlJc w:val="left"/>
      <w:pPr>
        <w:ind w:left="361" w:firstLine="0"/>
      </w:pPr>
      <w:rPr>
        <w:rFonts w:hint="eastAsia"/>
      </w:rPr>
    </w:lvl>
    <w:lvl w:ilvl="2">
      <w:start w:val="1"/>
      <w:numFmt w:val="decimal"/>
      <w:isLgl/>
      <w:suff w:val="nothing"/>
      <w:lvlText w:val="%2.%3.%1 "/>
      <w:lvlJc w:val="left"/>
      <w:pPr>
        <w:ind w:left="361" w:firstLine="0"/>
      </w:pPr>
      <w:rPr>
        <w:rFonts w:hint="eastAsia"/>
      </w:rPr>
    </w:lvl>
    <w:lvl w:ilvl="3">
      <w:start w:val="1"/>
      <w:numFmt w:val="none"/>
      <w:suff w:val="nothing"/>
      <w:lvlText w:val=""/>
      <w:lvlJc w:val="left"/>
      <w:pPr>
        <w:ind w:left="361" w:firstLine="0"/>
      </w:pPr>
      <w:rPr>
        <w:rFonts w:hint="eastAsia"/>
      </w:rPr>
    </w:lvl>
    <w:lvl w:ilvl="4">
      <w:start w:val="1"/>
      <w:numFmt w:val="none"/>
      <w:suff w:val="nothing"/>
      <w:lvlText w:val=""/>
      <w:lvlJc w:val="left"/>
      <w:pPr>
        <w:ind w:left="361" w:firstLine="0"/>
      </w:pPr>
      <w:rPr>
        <w:rFonts w:hint="eastAsia"/>
      </w:rPr>
    </w:lvl>
    <w:lvl w:ilvl="5">
      <w:start w:val="1"/>
      <w:numFmt w:val="none"/>
      <w:suff w:val="nothing"/>
      <w:lvlText w:val=""/>
      <w:lvlJc w:val="left"/>
      <w:pPr>
        <w:ind w:left="361" w:firstLine="0"/>
      </w:pPr>
      <w:rPr>
        <w:rFonts w:hint="eastAsia"/>
      </w:rPr>
    </w:lvl>
    <w:lvl w:ilvl="6">
      <w:start w:val="1"/>
      <w:numFmt w:val="none"/>
      <w:suff w:val="nothing"/>
      <w:lvlText w:val=""/>
      <w:lvlJc w:val="left"/>
      <w:pPr>
        <w:ind w:left="361" w:firstLine="0"/>
      </w:pPr>
      <w:rPr>
        <w:rFonts w:hint="eastAsia"/>
      </w:rPr>
    </w:lvl>
    <w:lvl w:ilvl="7">
      <w:start w:val="1"/>
      <w:numFmt w:val="none"/>
      <w:suff w:val="nothing"/>
      <w:lvlText w:val=""/>
      <w:lvlJc w:val="left"/>
      <w:pPr>
        <w:ind w:left="361" w:firstLine="0"/>
      </w:pPr>
      <w:rPr>
        <w:rFonts w:hint="eastAsia"/>
      </w:rPr>
    </w:lvl>
    <w:lvl w:ilvl="8">
      <w:start w:val="1"/>
      <w:numFmt w:val="none"/>
      <w:suff w:val="nothing"/>
      <w:lvlText w:val=""/>
      <w:lvlJc w:val="left"/>
      <w:pPr>
        <w:ind w:left="361" w:firstLine="0"/>
      </w:pPr>
      <w:rPr>
        <w:rFonts w:hint="eastAsia"/>
      </w:rPr>
    </w:lvl>
  </w:abstractNum>
  <w:abstractNum w:abstractNumId="30" w15:restartNumberingAfterBreak="0">
    <w:nsid w:val="517130B5"/>
    <w:multiLevelType w:val="multilevel"/>
    <w:tmpl w:val="D552293E"/>
    <w:styleLink w:val="60"/>
    <w:lvl w:ilvl="0">
      <w:start w:val="1"/>
      <w:numFmt w:val="decimal"/>
      <w:lvlText w:val="0%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15:restartNumberingAfterBreak="0">
    <w:nsid w:val="51EE6AF2"/>
    <w:multiLevelType w:val="multilevel"/>
    <w:tmpl w:val="E6BE9C8E"/>
    <w:styleLink w:val="2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5E91D9B"/>
    <w:multiLevelType w:val="multilevel"/>
    <w:tmpl w:val="E848D312"/>
    <w:styleLink w:val="11"/>
    <w:lvl w:ilvl="0">
      <w:start w:val="1"/>
      <w:numFmt w:val="chineseCountingThousand"/>
      <w:lvlText w:val="第%1章"/>
      <w:lvlJc w:val="center"/>
      <w:pPr>
        <w:ind w:left="0" w:firstLine="288"/>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5E8E267F"/>
    <w:multiLevelType w:val="multilevel"/>
    <w:tmpl w:val="D3A4E08A"/>
    <w:styleLink w:val="38"/>
    <w:lvl w:ilvl="0">
      <w:start w:val="1"/>
      <w:numFmt w:val="chineseCountingThousand"/>
      <w:suff w:val="nothing"/>
      <w:lvlText w:val="第%1章  "/>
      <w:lvlJc w:val="left"/>
      <w:pPr>
        <w:ind w:left="361" w:firstLine="0"/>
      </w:pPr>
      <w:rPr>
        <w:rFonts w:hint="eastAsia"/>
      </w:rPr>
    </w:lvl>
    <w:lvl w:ilvl="1">
      <w:start w:val="1"/>
      <w:numFmt w:val="decimal"/>
      <w:isLgl/>
      <w:suff w:val="nothing"/>
      <w:lvlText w:val="%1.%2 "/>
      <w:lvlJc w:val="left"/>
      <w:pPr>
        <w:ind w:left="361" w:firstLine="0"/>
      </w:pPr>
      <w:rPr>
        <w:rFonts w:hint="eastAsia"/>
      </w:rPr>
    </w:lvl>
    <w:lvl w:ilvl="2">
      <w:start w:val="1"/>
      <w:numFmt w:val="none"/>
      <w:isLgl/>
      <w:suff w:val="nothing"/>
      <w:lvlText w:val="%1.%2"/>
      <w:lvlJc w:val="left"/>
      <w:pPr>
        <w:ind w:left="361" w:firstLine="0"/>
      </w:pPr>
      <w:rPr>
        <w:rFonts w:hint="eastAsia"/>
      </w:rPr>
    </w:lvl>
    <w:lvl w:ilvl="3">
      <w:start w:val="1"/>
      <w:numFmt w:val="none"/>
      <w:suff w:val="nothing"/>
      <w:lvlText w:val=""/>
      <w:lvlJc w:val="left"/>
      <w:pPr>
        <w:ind w:left="361" w:firstLine="0"/>
      </w:pPr>
      <w:rPr>
        <w:rFonts w:hint="eastAsia"/>
      </w:rPr>
    </w:lvl>
    <w:lvl w:ilvl="4">
      <w:start w:val="1"/>
      <w:numFmt w:val="none"/>
      <w:suff w:val="nothing"/>
      <w:lvlText w:val=""/>
      <w:lvlJc w:val="left"/>
      <w:pPr>
        <w:ind w:left="361" w:firstLine="0"/>
      </w:pPr>
      <w:rPr>
        <w:rFonts w:hint="eastAsia"/>
      </w:rPr>
    </w:lvl>
    <w:lvl w:ilvl="5">
      <w:start w:val="1"/>
      <w:numFmt w:val="none"/>
      <w:suff w:val="nothing"/>
      <w:lvlText w:val=""/>
      <w:lvlJc w:val="left"/>
      <w:pPr>
        <w:ind w:left="361" w:firstLine="0"/>
      </w:pPr>
      <w:rPr>
        <w:rFonts w:hint="eastAsia"/>
      </w:rPr>
    </w:lvl>
    <w:lvl w:ilvl="6">
      <w:start w:val="1"/>
      <w:numFmt w:val="none"/>
      <w:suff w:val="nothing"/>
      <w:lvlText w:val=""/>
      <w:lvlJc w:val="left"/>
      <w:pPr>
        <w:ind w:left="361" w:firstLine="0"/>
      </w:pPr>
      <w:rPr>
        <w:rFonts w:hint="eastAsia"/>
      </w:rPr>
    </w:lvl>
    <w:lvl w:ilvl="7">
      <w:start w:val="1"/>
      <w:numFmt w:val="none"/>
      <w:suff w:val="nothing"/>
      <w:lvlText w:val=""/>
      <w:lvlJc w:val="left"/>
      <w:pPr>
        <w:ind w:left="361" w:firstLine="0"/>
      </w:pPr>
      <w:rPr>
        <w:rFonts w:hint="eastAsia"/>
      </w:rPr>
    </w:lvl>
    <w:lvl w:ilvl="8">
      <w:start w:val="1"/>
      <w:numFmt w:val="none"/>
      <w:suff w:val="nothing"/>
      <w:lvlText w:val=""/>
      <w:lvlJc w:val="left"/>
      <w:pPr>
        <w:ind w:left="361" w:firstLine="0"/>
      </w:pPr>
      <w:rPr>
        <w:rFonts w:hint="eastAsia"/>
      </w:rPr>
    </w:lvl>
  </w:abstractNum>
  <w:abstractNum w:abstractNumId="34" w15:restartNumberingAfterBreak="0">
    <w:nsid w:val="60321F77"/>
    <w:multiLevelType w:val="multilevel"/>
    <w:tmpl w:val="9F6C9568"/>
    <w:styleLink w:val="300"/>
    <w:lvl w:ilvl="0">
      <w:start w:val="1"/>
      <w:numFmt w:val="decimal"/>
      <w:lvlText w:val="图%1："/>
      <w:lvlJc w:val="left"/>
      <w:pPr>
        <w:ind w:left="227" w:hanging="227"/>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0880831"/>
    <w:multiLevelType w:val="multilevel"/>
    <w:tmpl w:val="4F0E44AC"/>
    <w:styleLink w:val="15"/>
    <w:lvl w:ilvl="0">
      <w:start w:val="1"/>
      <w:numFmt w:val="decimal"/>
      <w:lvlText w:val="%1."/>
      <w:lvlJc w:val="left"/>
      <w:pPr>
        <w:ind w:left="786" w:hanging="425"/>
      </w:pPr>
      <w:rPr>
        <w:rFonts w:hint="eastAsia"/>
      </w:rPr>
    </w:lvl>
    <w:lvl w:ilvl="1">
      <w:start w:val="1"/>
      <w:numFmt w:val="decimal"/>
      <w:lvlText w:val="%1.%2"/>
      <w:lvlJc w:val="left"/>
      <w:pPr>
        <w:ind w:left="361" w:firstLine="0"/>
      </w:pPr>
      <w:rPr>
        <w:rFonts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36" w15:restartNumberingAfterBreak="0">
    <w:nsid w:val="63022289"/>
    <w:multiLevelType w:val="hybridMultilevel"/>
    <w:tmpl w:val="37482A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399281D"/>
    <w:multiLevelType w:val="multilevel"/>
    <w:tmpl w:val="02CA78DE"/>
    <w:styleLink w:val="35"/>
    <w:lvl w:ilvl="0">
      <w:start w:val="1"/>
      <w:numFmt w:val="chineseCountingThousand"/>
      <w:suff w:val="nothing"/>
      <w:lvlText w:val="第%1章  "/>
      <w:lvlJc w:val="left"/>
      <w:pPr>
        <w:ind w:left="361" w:firstLine="0"/>
      </w:pPr>
      <w:rPr>
        <w:rFonts w:hint="eastAsia"/>
      </w:rPr>
    </w:lvl>
    <w:lvl w:ilvl="1">
      <w:start w:val="1"/>
      <w:numFmt w:val="decimal"/>
      <w:isLgl/>
      <w:suff w:val="nothing"/>
      <w:lvlText w:val="%1.%2 "/>
      <w:lvlJc w:val="left"/>
      <w:pPr>
        <w:ind w:left="361" w:firstLine="0"/>
      </w:pPr>
      <w:rPr>
        <w:rFonts w:hint="eastAsia"/>
      </w:rPr>
    </w:lvl>
    <w:lvl w:ilvl="2">
      <w:start w:val="1"/>
      <w:numFmt w:val="none"/>
      <w:suff w:val="nothing"/>
      <w:lvlText w:val=""/>
      <w:lvlJc w:val="left"/>
      <w:pPr>
        <w:ind w:left="361" w:firstLine="0"/>
      </w:pPr>
      <w:rPr>
        <w:rFonts w:hint="eastAsia"/>
      </w:rPr>
    </w:lvl>
    <w:lvl w:ilvl="3">
      <w:start w:val="1"/>
      <w:numFmt w:val="none"/>
      <w:suff w:val="nothing"/>
      <w:lvlText w:val=""/>
      <w:lvlJc w:val="left"/>
      <w:pPr>
        <w:ind w:left="361" w:firstLine="0"/>
      </w:pPr>
      <w:rPr>
        <w:rFonts w:hint="eastAsia"/>
      </w:rPr>
    </w:lvl>
    <w:lvl w:ilvl="4">
      <w:start w:val="1"/>
      <w:numFmt w:val="none"/>
      <w:suff w:val="nothing"/>
      <w:lvlText w:val=""/>
      <w:lvlJc w:val="left"/>
      <w:pPr>
        <w:ind w:left="361" w:firstLine="0"/>
      </w:pPr>
      <w:rPr>
        <w:rFonts w:hint="eastAsia"/>
      </w:rPr>
    </w:lvl>
    <w:lvl w:ilvl="5">
      <w:start w:val="1"/>
      <w:numFmt w:val="none"/>
      <w:suff w:val="nothing"/>
      <w:lvlText w:val=""/>
      <w:lvlJc w:val="left"/>
      <w:pPr>
        <w:ind w:left="361" w:firstLine="0"/>
      </w:pPr>
      <w:rPr>
        <w:rFonts w:hint="eastAsia"/>
      </w:rPr>
    </w:lvl>
    <w:lvl w:ilvl="6">
      <w:start w:val="1"/>
      <w:numFmt w:val="none"/>
      <w:suff w:val="nothing"/>
      <w:lvlText w:val=""/>
      <w:lvlJc w:val="left"/>
      <w:pPr>
        <w:ind w:left="361" w:firstLine="0"/>
      </w:pPr>
      <w:rPr>
        <w:rFonts w:hint="eastAsia"/>
      </w:rPr>
    </w:lvl>
    <w:lvl w:ilvl="7">
      <w:start w:val="1"/>
      <w:numFmt w:val="none"/>
      <w:suff w:val="nothing"/>
      <w:lvlText w:val=""/>
      <w:lvlJc w:val="left"/>
      <w:pPr>
        <w:ind w:left="361" w:firstLine="0"/>
      </w:pPr>
      <w:rPr>
        <w:rFonts w:hint="eastAsia"/>
      </w:rPr>
    </w:lvl>
    <w:lvl w:ilvl="8">
      <w:start w:val="1"/>
      <w:numFmt w:val="none"/>
      <w:suff w:val="nothing"/>
      <w:lvlText w:val=""/>
      <w:lvlJc w:val="left"/>
      <w:pPr>
        <w:ind w:left="361" w:firstLine="0"/>
      </w:pPr>
      <w:rPr>
        <w:rFonts w:hint="eastAsia"/>
      </w:rPr>
    </w:lvl>
  </w:abstractNum>
  <w:abstractNum w:abstractNumId="38" w15:restartNumberingAfterBreak="0">
    <w:nsid w:val="678241B4"/>
    <w:multiLevelType w:val="hybridMultilevel"/>
    <w:tmpl w:val="D62600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93559EF"/>
    <w:multiLevelType w:val="hybridMultilevel"/>
    <w:tmpl w:val="CB9CC8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AC31259"/>
    <w:multiLevelType w:val="multilevel"/>
    <w:tmpl w:val="EAAC5314"/>
    <w:styleLink w:val="17"/>
    <w:lvl w:ilvl="0">
      <w:start w:val="1"/>
      <w:numFmt w:val="chineseCountingThousand"/>
      <w:suff w:val="space"/>
      <w:lvlText w:val="第%1章"/>
      <w:lvlJc w:val="center"/>
      <w:pPr>
        <w:ind w:left="1" w:firstLine="288"/>
      </w:pPr>
      <w:rPr>
        <w:rFonts w:ascii="黑体" w:eastAsia="黑体" w:hAnsi="黑体" w:hint="eastAsia"/>
        <w:sz w:val="30"/>
      </w:rPr>
    </w:lvl>
    <w:lvl w:ilvl="1">
      <w:start w:val="1"/>
      <w:numFmt w:val="decimal"/>
      <w:lvlText w:val="%1.%2"/>
      <w:lvlJc w:val="left"/>
      <w:pPr>
        <w:ind w:left="993" w:hanging="567"/>
      </w:pPr>
      <w:rPr>
        <w:rFonts w:hint="eastAsia"/>
      </w:rPr>
    </w:lvl>
    <w:lvl w:ilvl="2">
      <w:start w:val="1"/>
      <w:numFmt w:val="decimal"/>
      <w:lvlText w:val="%1.%2.%3"/>
      <w:lvlJc w:val="left"/>
      <w:pPr>
        <w:ind w:left="1419" w:hanging="567"/>
      </w:pPr>
      <w:rPr>
        <w:rFonts w:hint="eastAsia"/>
      </w:rPr>
    </w:lvl>
    <w:lvl w:ilvl="3">
      <w:start w:val="1"/>
      <w:numFmt w:val="decimal"/>
      <w:lvlText w:val="%1.%2.%3.%4"/>
      <w:lvlJc w:val="left"/>
      <w:pPr>
        <w:ind w:left="1985" w:hanging="708"/>
      </w:pPr>
      <w:rPr>
        <w:rFonts w:hint="eastAsia"/>
      </w:rPr>
    </w:lvl>
    <w:lvl w:ilvl="4">
      <w:start w:val="1"/>
      <w:numFmt w:val="decimal"/>
      <w:lvlText w:val="%1.%2.%3.%4.%5"/>
      <w:lvlJc w:val="left"/>
      <w:pPr>
        <w:ind w:left="2552" w:hanging="850"/>
      </w:pPr>
      <w:rPr>
        <w:rFonts w:hint="eastAsia"/>
      </w:rPr>
    </w:lvl>
    <w:lvl w:ilvl="5">
      <w:start w:val="1"/>
      <w:numFmt w:val="decimal"/>
      <w:lvlText w:val="%1.%2.%3.%4.%5.%6"/>
      <w:lvlJc w:val="left"/>
      <w:pPr>
        <w:ind w:left="3261" w:hanging="1134"/>
      </w:pPr>
      <w:rPr>
        <w:rFonts w:hint="eastAsia"/>
      </w:rPr>
    </w:lvl>
    <w:lvl w:ilvl="6">
      <w:start w:val="1"/>
      <w:numFmt w:val="decimal"/>
      <w:lvlText w:val="%1.%2.%3.%4.%5.%6.%7"/>
      <w:lvlJc w:val="left"/>
      <w:pPr>
        <w:ind w:left="3828" w:hanging="1276"/>
      </w:pPr>
      <w:rPr>
        <w:rFonts w:hint="eastAsia"/>
      </w:rPr>
    </w:lvl>
    <w:lvl w:ilvl="7">
      <w:start w:val="1"/>
      <w:numFmt w:val="decimal"/>
      <w:lvlText w:val="%1.%2.%3.%4.%5.%6.%7.%8"/>
      <w:lvlJc w:val="left"/>
      <w:pPr>
        <w:ind w:left="4395" w:hanging="1418"/>
      </w:pPr>
      <w:rPr>
        <w:rFonts w:hint="eastAsia"/>
      </w:rPr>
    </w:lvl>
    <w:lvl w:ilvl="8">
      <w:start w:val="1"/>
      <w:numFmt w:val="decimal"/>
      <w:lvlText w:val="%1.%2.%3.%4.%5.%6.%7.%8.%9"/>
      <w:lvlJc w:val="left"/>
      <w:pPr>
        <w:ind w:left="5103" w:hanging="1700"/>
      </w:pPr>
      <w:rPr>
        <w:rFonts w:hint="eastAsia"/>
      </w:rPr>
    </w:lvl>
  </w:abstractNum>
  <w:abstractNum w:abstractNumId="41" w15:restartNumberingAfterBreak="0">
    <w:nsid w:val="6BAC630D"/>
    <w:multiLevelType w:val="multilevel"/>
    <w:tmpl w:val="0AD4E8A4"/>
    <w:styleLink w:val="4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15:restartNumberingAfterBreak="0">
    <w:nsid w:val="6C956801"/>
    <w:multiLevelType w:val="multilevel"/>
    <w:tmpl w:val="5E1A89B4"/>
    <w:styleLink w:val="18"/>
    <w:lvl w:ilvl="0">
      <w:start w:val="1"/>
      <w:numFmt w:val="chineseCountingThousand"/>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6D7A22AA"/>
    <w:multiLevelType w:val="multilevel"/>
    <w:tmpl w:val="559CA1DC"/>
    <w:styleLink w:val="33"/>
    <w:lvl w:ilvl="0">
      <w:start w:val="1"/>
      <w:numFmt w:val="chineseCountingThousand"/>
      <w:suff w:val="nothing"/>
      <w:lvlText w:val="第%1章  "/>
      <w:lvlJc w:val="left"/>
      <w:pPr>
        <w:ind w:left="361" w:firstLine="0"/>
      </w:pPr>
      <w:rPr>
        <w:rFonts w:hint="eastAsia"/>
      </w:rPr>
    </w:lvl>
    <w:lvl w:ilvl="1">
      <w:start w:val="1"/>
      <w:numFmt w:val="none"/>
      <w:suff w:val="nothing"/>
      <w:lvlText w:val=""/>
      <w:lvlJc w:val="left"/>
      <w:pPr>
        <w:ind w:left="361" w:firstLine="0"/>
      </w:pPr>
      <w:rPr>
        <w:rFonts w:hint="eastAsia"/>
      </w:rPr>
    </w:lvl>
    <w:lvl w:ilvl="2">
      <w:start w:val="1"/>
      <w:numFmt w:val="none"/>
      <w:suff w:val="nothing"/>
      <w:lvlText w:val=""/>
      <w:lvlJc w:val="left"/>
      <w:pPr>
        <w:ind w:left="361" w:firstLine="0"/>
      </w:pPr>
      <w:rPr>
        <w:rFonts w:hint="eastAsia"/>
      </w:rPr>
    </w:lvl>
    <w:lvl w:ilvl="3">
      <w:start w:val="1"/>
      <w:numFmt w:val="none"/>
      <w:suff w:val="nothing"/>
      <w:lvlText w:val=""/>
      <w:lvlJc w:val="left"/>
      <w:pPr>
        <w:ind w:left="361" w:firstLine="0"/>
      </w:pPr>
      <w:rPr>
        <w:rFonts w:hint="eastAsia"/>
      </w:rPr>
    </w:lvl>
    <w:lvl w:ilvl="4">
      <w:start w:val="1"/>
      <w:numFmt w:val="none"/>
      <w:suff w:val="nothing"/>
      <w:lvlText w:val=""/>
      <w:lvlJc w:val="left"/>
      <w:pPr>
        <w:ind w:left="361" w:firstLine="0"/>
      </w:pPr>
      <w:rPr>
        <w:rFonts w:hint="eastAsia"/>
      </w:rPr>
    </w:lvl>
    <w:lvl w:ilvl="5">
      <w:start w:val="1"/>
      <w:numFmt w:val="none"/>
      <w:suff w:val="nothing"/>
      <w:lvlText w:val=""/>
      <w:lvlJc w:val="left"/>
      <w:pPr>
        <w:ind w:left="361" w:firstLine="0"/>
      </w:pPr>
      <w:rPr>
        <w:rFonts w:hint="eastAsia"/>
      </w:rPr>
    </w:lvl>
    <w:lvl w:ilvl="6">
      <w:start w:val="1"/>
      <w:numFmt w:val="none"/>
      <w:suff w:val="nothing"/>
      <w:lvlText w:val=""/>
      <w:lvlJc w:val="left"/>
      <w:pPr>
        <w:ind w:left="361" w:firstLine="0"/>
      </w:pPr>
      <w:rPr>
        <w:rFonts w:hint="eastAsia"/>
      </w:rPr>
    </w:lvl>
    <w:lvl w:ilvl="7">
      <w:start w:val="1"/>
      <w:numFmt w:val="none"/>
      <w:suff w:val="nothing"/>
      <w:lvlText w:val=""/>
      <w:lvlJc w:val="left"/>
      <w:pPr>
        <w:ind w:left="361" w:firstLine="0"/>
      </w:pPr>
      <w:rPr>
        <w:rFonts w:hint="eastAsia"/>
      </w:rPr>
    </w:lvl>
    <w:lvl w:ilvl="8">
      <w:start w:val="1"/>
      <w:numFmt w:val="none"/>
      <w:suff w:val="nothing"/>
      <w:lvlText w:val=""/>
      <w:lvlJc w:val="left"/>
      <w:pPr>
        <w:ind w:left="361" w:firstLine="0"/>
      </w:pPr>
      <w:rPr>
        <w:rFonts w:hint="eastAsia"/>
      </w:rPr>
    </w:lvl>
  </w:abstractNum>
  <w:abstractNum w:abstractNumId="44" w15:restartNumberingAfterBreak="0">
    <w:nsid w:val="6F444DAA"/>
    <w:multiLevelType w:val="multilevel"/>
    <w:tmpl w:val="0786E08E"/>
    <w:styleLink w:val="31"/>
    <w:lvl w:ilvl="0">
      <w:start w:val="1"/>
      <w:numFmt w:val="decimal"/>
      <w:lvlText w:val="图%1"/>
      <w:lvlJc w:val="left"/>
      <w:pPr>
        <w:ind w:left="227" w:hanging="227"/>
      </w:pPr>
      <w:rPr>
        <w:rFonts w:ascii="宋体" w:eastAsia="宋体" w:hAnsi="宋体" w:hint="eastAsia"/>
        <w:b/>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6FEF6AC9"/>
    <w:multiLevelType w:val="multilevel"/>
    <w:tmpl w:val="B54E109E"/>
    <w:styleLink w:val="28"/>
    <w:lvl w:ilvl="0">
      <w:start w:val="1"/>
      <w:numFmt w:val="decimal"/>
      <w:lvlText w:val="图%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12D1C2A"/>
    <w:multiLevelType w:val="multilevel"/>
    <w:tmpl w:val="9314D40E"/>
    <w:styleLink w:val="34"/>
    <w:lvl w:ilvl="0">
      <w:start w:val="1"/>
      <w:numFmt w:val="chineseCountingThousand"/>
      <w:suff w:val="nothing"/>
      <w:lvlText w:val="第%1章  "/>
      <w:lvlJc w:val="left"/>
      <w:pPr>
        <w:ind w:left="361" w:firstLine="0"/>
      </w:pPr>
      <w:rPr>
        <w:rFonts w:hint="eastAsia"/>
      </w:rPr>
    </w:lvl>
    <w:lvl w:ilvl="1">
      <w:start w:val="1"/>
      <w:numFmt w:val="decimal"/>
      <w:isLgl/>
      <w:suff w:val="nothing"/>
      <w:lvlText w:val="%1.%2"/>
      <w:lvlJc w:val="left"/>
      <w:pPr>
        <w:ind w:left="361" w:firstLine="0"/>
      </w:pPr>
      <w:rPr>
        <w:rFonts w:hint="eastAsia"/>
      </w:rPr>
    </w:lvl>
    <w:lvl w:ilvl="2">
      <w:start w:val="1"/>
      <w:numFmt w:val="none"/>
      <w:suff w:val="nothing"/>
      <w:lvlText w:val=""/>
      <w:lvlJc w:val="left"/>
      <w:pPr>
        <w:ind w:left="361" w:firstLine="0"/>
      </w:pPr>
      <w:rPr>
        <w:rFonts w:hint="eastAsia"/>
      </w:rPr>
    </w:lvl>
    <w:lvl w:ilvl="3">
      <w:start w:val="1"/>
      <w:numFmt w:val="none"/>
      <w:suff w:val="nothing"/>
      <w:lvlText w:val=""/>
      <w:lvlJc w:val="left"/>
      <w:pPr>
        <w:ind w:left="361" w:firstLine="0"/>
      </w:pPr>
      <w:rPr>
        <w:rFonts w:hint="eastAsia"/>
      </w:rPr>
    </w:lvl>
    <w:lvl w:ilvl="4">
      <w:start w:val="1"/>
      <w:numFmt w:val="none"/>
      <w:suff w:val="nothing"/>
      <w:lvlText w:val=""/>
      <w:lvlJc w:val="left"/>
      <w:pPr>
        <w:ind w:left="361" w:firstLine="0"/>
      </w:pPr>
      <w:rPr>
        <w:rFonts w:hint="eastAsia"/>
      </w:rPr>
    </w:lvl>
    <w:lvl w:ilvl="5">
      <w:start w:val="1"/>
      <w:numFmt w:val="none"/>
      <w:suff w:val="nothing"/>
      <w:lvlText w:val=""/>
      <w:lvlJc w:val="left"/>
      <w:pPr>
        <w:ind w:left="361" w:firstLine="0"/>
      </w:pPr>
      <w:rPr>
        <w:rFonts w:hint="eastAsia"/>
      </w:rPr>
    </w:lvl>
    <w:lvl w:ilvl="6">
      <w:start w:val="1"/>
      <w:numFmt w:val="none"/>
      <w:suff w:val="nothing"/>
      <w:lvlText w:val=""/>
      <w:lvlJc w:val="left"/>
      <w:pPr>
        <w:ind w:left="361" w:firstLine="0"/>
      </w:pPr>
      <w:rPr>
        <w:rFonts w:hint="eastAsia"/>
      </w:rPr>
    </w:lvl>
    <w:lvl w:ilvl="7">
      <w:start w:val="1"/>
      <w:numFmt w:val="none"/>
      <w:suff w:val="nothing"/>
      <w:lvlText w:val=""/>
      <w:lvlJc w:val="left"/>
      <w:pPr>
        <w:ind w:left="361" w:firstLine="0"/>
      </w:pPr>
      <w:rPr>
        <w:rFonts w:hint="eastAsia"/>
      </w:rPr>
    </w:lvl>
    <w:lvl w:ilvl="8">
      <w:start w:val="1"/>
      <w:numFmt w:val="none"/>
      <w:suff w:val="nothing"/>
      <w:lvlText w:val=""/>
      <w:lvlJc w:val="left"/>
      <w:pPr>
        <w:ind w:left="361" w:firstLine="0"/>
      </w:pPr>
      <w:rPr>
        <w:rFonts w:hint="eastAsia"/>
      </w:rPr>
    </w:lvl>
  </w:abstractNum>
  <w:abstractNum w:abstractNumId="47" w15:restartNumberingAfterBreak="0">
    <w:nsid w:val="763B143A"/>
    <w:multiLevelType w:val="multilevel"/>
    <w:tmpl w:val="0409001F"/>
    <w:styleLink w:val="111111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76B2526C"/>
    <w:multiLevelType w:val="multilevel"/>
    <w:tmpl w:val="785E43B6"/>
    <w:styleLink w:val="23"/>
    <w:lvl w:ilvl="0">
      <w:start w:val="1"/>
      <w:numFmt w:val="chineseCountingThousand"/>
      <w:suff w:val="space"/>
      <w:lvlText w:val="第%1章"/>
      <w:lvlJc w:val="center"/>
      <w:pPr>
        <w:ind w:left="0" w:firstLine="361"/>
      </w:pPr>
      <w:rPr>
        <w:rFonts w:ascii="Times New Roman" w:hAnsi="Times New Roman" w:hint="default"/>
        <w:sz w:val="30"/>
      </w:rPr>
    </w:lvl>
    <w:lvl w:ilvl="1">
      <w:start w:val="1"/>
      <w:numFmt w:val="decima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49" w15:restartNumberingAfterBreak="0">
    <w:nsid w:val="77EE3D76"/>
    <w:multiLevelType w:val="multilevel"/>
    <w:tmpl w:val="3D1CA780"/>
    <w:styleLink w:val="200"/>
    <w:lvl w:ilvl="0">
      <w:start w:val="1"/>
      <w:numFmt w:val="decimal"/>
      <w:lvlText w:val="%1."/>
      <w:lvlJc w:val="left"/>
      <w:pPr>
        <w:ind w:left="786" w:hanging="425"/>
      </w:pPr>
      <w:rPr>
        <w:rFonts w:hint="eastAsia"/>
      </w:rPr>
    </w:lvl>
    <w:lvl w:ilvl="1">
      <w:start w:val="1"/>
      <w:numFmt w:val="decima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50" w15:restartNumberingAfterBreak="0">
    <w:nsid w:val="790A44EF"/>
    <w:multiLevelType w:val="multilevel"/>
    <w:tmpl w:val="BE6E2E9A"/>
    <w:styleLink w:val="21"/>
    <w:lvl w:ilvl="0">
      <w:start w:val="1"/>
      <w:numFmt w:val="decimal"/>
      <w:lvlText w:val="%1."/>
      <w:lvlJc w:val="left"/>
      <w:pPr>
        <w:ind w:left="786" w:hanging="425"/>
      </w:pPr>
      <w:rPr>
        <w:rFonts w:hint="eastAsia"/>
      </w:rPr>
    </w:lvl>
    <w:lvl w:ilvl="1">
      <w:start w:val="1"/>
      <w:numFmt w:val="decimal"/>
      <w:lvlText w:val="%1.%2"/>
      <w:lvlJc w:val="left"/>
      <w:pPr>
        <w:ind w:left="0" w:firstLine="361"/>
      </w:pPr>
      <w:rPr>
        <w:rFonts w:ascii="黑体" w:eastAsia="黑体" w:hAnsi="黑体"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51" w15:restartNumberingAfterBreak="0">
    <w:nsid w:val="7BA132FA"/>
    <w:multiLevelType w:val="hybridMultilevel"/>
    <w:tmpl w:val="61E625EE"/>
    <w:lvl w:ilvl="0" w:tplc="8A1E39B2">
      <w:start w:val="1"/>
      <w:numFmt w:val="decimal"/>
      <w:lvlText w:val="图%1:"/>
      <w:lvlJc w:val="left"/>
      <w:pPr>
        <w:ind w:left="227" w:hanging="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BBB00F7"/>
    <w:multiLevelType w:val="multilevel"/>
    <w:tmpl w:val="ABD6D7A0"/>
    <w:styleLink w:val="180"/>
    <w:lvl w:ilvl="0">
      <w:start w:val="1"/>
      <w:numFmt w:val="decimal"/>
      <w:lvlText w:val="%1."/>
      <w:lvlJc w:val="left"/>
      <w:pPr>
        <w:ind w:left="786" w:hanging="425"/>
      </w:pPr>
      <w:rPr>
        <w:rFonts w:hint="eastAsia"/>
      </w:rPr>
    </w:lvl>
    <w:lvl w:ilvl="1">
      <w:start w:val="1"/>
      <w:numFmt w:val="decimal"/>
      <w:lvlText w:val="%1.%2"/>
      <w:lvlJc w:val="left"/>
      <w:pPr>
        <w:ind w:left="0" w:firstLine="361"/>
      </w:pPr>
      <w:rPr>
        <w:rFonts w:hint="eastAsia"/>
      </w:rPr>
    </w:lvl>
    <w:lvl w:ilvl="2">
      <w:start w:val="1"/>
      <w:numFmt w:val="decimal"/>
      <w:lvlText w:val="%1.%2.%3."/>
      <w:lvlJc w:val="left"/>
      <w:pPr>
        <w:ind w:left="1070" w:hanging="709"/>
      </w:pPr>
      <w:rPr>
        <w:rFonts w:hint="eastAsia"/>
      </w:rPr>
    </w:lvl>
    <w:lvl w:ilvl="3">
      <w:start w:val="1"/>
      <w:numFmt w:val="decimal"/>
      <w:lvlText w:val="%1.%2.%3.%4."/>
      <w:lvlJc w:val="left"/>
      <w:pPr>
        <w:ind w:left="1212" w:hanging="851"/>
      </w:pPr>
      <w:rPr>
        <w:rFonts w:hint="eastAsia"/>
      </w:rPr>
    </w:lvl>
    <w:lvl w:ilvl="4">
      <w:start w:val="1"/>
      <w:numFmt w:val="decimal"/>
      <w:lvlText w:val="%1.%2.%3.%4.%5."/>
      <w:lvlJc w:val="left"/>
      <w:pPr>
        <w:ind w:left="1353" w:hanging="992"/>
      </w:pPr>
      <w:rPr>
        <w:rFonts w:hint="eastAsia"/>
      </w:rPr>
    </w:lvl>
    <w:lvl w:ilvl="5">
      <w:start w:val="1"/>
      <w:numFmt w:val="decimal"/>
      <w:lvlText w:val="%1.%2.%3.%4.%5.%6."/>
      <w:lvlJc w:val="left"/>
      <w:pPr>
        <w:ind w:left="1495" w:hanging="1134"/>
      </w:pPr>
      <w:rPr>
        <w:rFonts w:hint="eastAsia"/>
      </w:rPr>
    </w:lvl>
    <w:lvl w:ilvl="6">
      <w:start w:val="1"/>
      <w:numFmt w:val="decimal"/>
      <w:lvlText w:val="%1.%2.%3.%4.%5.%6.%7."/>
      <w:lvlJc w:val="left"/>
      <w:pPr>
        <w:ind w:left="1637" w:hanging="1276"/>
      </w:pPr>
      <w:rPr>
        <w:rFonts w:hint="eastAsia"/>
      </w:rPr>
    </w:lvl>
    <w:lvl w:ilvl="7">
      <w:start w:val="1"/>
      <w:numFmt w:val="decimal"/>
      <w:lvlText w:val="%1.%2.%3.%4.%5.%6.%7.%8."/>
      <w:lvlJc w:val="left"/>
      <w:pPr>
        <w:ind w:left="1779" w:hanging="1418"/>
      </w:pPr>
      <w:rPr>
        <w:rFonts w:hint="eastAsia"/>
      </w:rPr>
    </w:lvl>
    <w:lvl w:ilvl="8">
      <w:start w:val="1"/>
      <w:numFmt w:val="decimal"/>
      <w:lvlText w:val="%1.%2.%3.%4.%5.%6.%7.%8.%9."/>
      <w:lvlJc w:val="left"/>
      <w:pPr>
        <w:ind w:left="1920" w:hanging="1559"/>
      </w:pPr>
      <w:rPr>
        <w:rFonts w:hint="eastAsia"/>
      </w:rPr>
    </w:lvl>
  </w:abstractNum>
  <w:abstractNum w:abstractNumId="53" w15:restartNumberingAfterBreak="0">
    <w:nsid w:val="7C8F5936"/>
    <w:multiLevelType w:val="multilevel"/>
    <w:tmpl w:val="BDF0228E"/>
    <w:styleLink w:val="32"/>
    <w:lvl w:ilvl="0">
      <w:start w:val="1"/>
      <w:numFmt w:val="decimal"/>
      <w:lvlText w:val="%1."/>
      <w:lvlJc w:val="left"/>
      <w:pPr>
        <w:ind w:left="851" w:hanging="371"/>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7C9A61FC"/>
    <w:multiLevelType w:val="multilevel"/>
    <w:tmpl w:val="B5D8D3A0"/>
    <w:styleLink w:val="80"/>
    <w:lvl w:ilvl="0">
      <w:start w:val="1"/>
      <w:numFmt w:val="chineseCountingThousand"/>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841120939">
    <w:abstractNumId w:val="42"/>
  </w:num>
  <w:num w:numId="2" w16cid:durableId="1625425728">
    <w:abstractNumId w:val="23"/>
  </w:num>
  <w:num w:numId="3" w16cid:durableId="149757731">
    <w:abstractNumId w:val="1"/>
  </w:num>
  <w:num w:numId="4" w16cid:durableId="281883458">
    <w:abstractNumId w:val="27"/>
  </w:num>
  <w:num w:numId="5" w16cid:durableId="1565721091">
    <w:abstractNumId w:val="47"/>
  </w:num>
  <w:num w:numId="6" w16cid:durableId="1503472793">
    <w:abstractNumId w:val="4"/>
  </w:num>
  <w:num w:numId="7" w16cid:durableId="2008249002">
    <w:abstractNumId w:val="41"/>
  </w:num>
  <w:num w:numId="8" w16cid:durableId="1219784965">
    <w:abstractNumId w:val="9"/>
  </w:num>
  <w:num w:numId="9" w16cid:durableId="1285425200">
    <w:abstractNumId w:val="30"/>
  </w:num>
  <w:num w:numId="10" w16cid:durableId="2043432837">
    <w:abstractNumId w:val="21"/>
  </w:num>
  <w:num w:numId="11" w16cid:durableId="1493642282">
    <w:abstractNumId w:val="54"/>
  </w:num>
  <w:num w:numId="12" w16cid:durableId="522323176">
    <w:abstractNumId w:val="13"/>
  </w:num>
  <w:num w:numId="13" w16cid:durableId="990446367">
    <w:abstractNumId w:val="26"/>
  </w:num>
  <w:num w:numId="14" w16cid:durableId="193540133">
    <w:abstractNumId w:val="32"/>
  </w:num>
  <w:num w:numId="15" w16cid:durableId="759906281">
    <w:abstractNumId w:val="0"/>
  </w:num>
  <w:num w:numId="16" w16cid:durableId="586378160">
    <w:abstractNumId w:val="39"/>
  </w:num>
  <w:num w:numId="17" w16cid:durableId="352878301">
    <w:abstractNumId w:val="6"/>
  </w:num>
  <w:num w:numId="18" w16cid:durableId="1685743200">
    <w:abstractNumId w:val="2"/>
  </w:num>
  <w:num w:numId="19" w16cid:durableId="1584417057">
    <w:abstractNumId w:val="35"/>
  </w:num>
  <w:num w:numId="20" w16cid:durableId="1631323474">
    <w:abstractNumId w:val="3"/>
  </w:num>
  <w:num w:numId="21" w16cid:durableId="293022298">
    <w:abstractNumId w:val="40"/>
  </w:num>
  <w:num w:numId="22" w16cid:durableId="1682587156">
    <w:abstractNumId w:val="52"/>
  </w:num>
  <w:num w:numId="23" w16cid:durableId="1464537459">
    <w:abstractNumId w:val="10"/>
  </w:num>
  <w:num w:numId="24" w16cid:durableId="544605962">
    <w:abstractNumId w:val="49"/>
  </w:num>
  <w:num w:numId="25" w16cid:durableId="205218220">
    <w:abstractNumId w:val="50"/>
  </w:num>
  <w:num w:numId="26" w16cid:durableId="833224844">
    <w:abstractNumId w:val="11"/>
  </w:num>
  <w:num w:numId="27" w16cid:durableId="105319362">
    <w:abstractNumId w:val="48"/>
  </w:num>
  <w:num w:numId="28" w16cid:durableId="850025464">
    <w:abstractNumId w:val="22"/>
  </w:num>
  <w:num w:numId="29" w16cid:durableId="664087052">
    <w:abstractNumId w:val="20"/>
  </w:num>
  <w:num w:numId="30" w16cid:durableId="1002705616">
    <w:abstractNumId w:val="14"/>
  </w:num>
  <w:num w:numId="31" w16cid:durableId="664818414">
    <w:abstractNumId w:val="31"/>
  </w:num>
  <w:num w:numId="32" w16cid:durableId="590431718">
    <w:abstractNumId w:val="15"/>
  </w:num>
  <w:num w:numId="33" w16cid:durableId="497423045">
    <w:abstractNumId w:val="25"/>
  </w:num>
  <w:num w:numId="34" w16cid:durableId="1672830414">
    <w:abstractNumId w:val="12"/>
  </w:num>
  <w:num w:numId="35" w16cid:durableId="440145609">
    <w:abstractNumId w:val="38"/>
  </w:num>
  <w:num w:numId="36" w16cid:durableId="1439369193">
    <w:abstractNumId w:val="51"/>
  </w:num>
  <w:num w:numId="37" w16cid:durableId="1671441437">
    <w:abstractNumId w:val="45"/>
  </w:num>
  <w:num w:numId="38" w16cid:durableId="1785340375">
    <w:abstractNumId w:val="16"/>
  </w:num>
  <w:num w:numId="39" w16cid:durableId="992873946">
    <w:abstractNumId w:val="34"/>
  </w:num>
  <w:num w:numId="40" w16cid:durableId="24523001">
    <w:abstractNumId w:val="44"/>
  </w:num>
  <w:num w:numId="41" w16cid:durableId="321860471">
    <w:abstractNumId w:val="17"/>
  </w:num>
  <w:num w:numId="42" w16cid:durableId="1051078604">
    <w:abstractNumId w:val="8"/>
  </w:num>
  <w:num w:numId="43" w16cid:durableId="677122368">
    <w:abstractNumId w:val="19"/>
  </w:num>
  <w:num w:numId="44" w16cid:durableId="960189614">
    <w:abstractNumId w:val="53"/>
  </w:num>
  <w:num w:numId="45" w16cid:durableId="2002389994">
    <w:abstractNumId w:val="28"/>
  </w:num>
  <w:num w:numId="46" w16cid:durableId="1321694248">
    <w:abstractNumId w:val="36"/>
  </w:num>
  <w:num w:numId="47" w16cid:durableId="1362626066">
    <w:abstractNumId w:val="7"/>
  </w:num>
  <w:num w:numId="48" w16cid:durableId="1456292175">
    <w:abstractNumId w:val="24"/>
  </w:num>
  <w:num w:numId="49" w16cid:durableId="86730880">
    <w:abstractNumId w:val="1"/>
  </w:num>
  <w:num w:numId="50" w16cid:durableId="1151487634">
    <w:abstractNumId w:val="1"/>
  </w:num>
  <w:num w:numId="51" w16cid:durableId="2108502987">
    <w:abstractNumId w:val="18"/>
  </w:num>
  <w:num w:numId="52" w16cid:durableId="48463766">
    <w:abstractNumId w:val="43"/>
  </w:num>
  <w:num w:numId="53" w16cid:durableId="925304182">
    <w:abstractNumId w:val="46"/>
  </w:num>
  <w:num w:numId="54" w16cid:durableId="662003169">
    <w:abstractNumId w:val="37"/>
  </w:num>
  <w:num w:numId="55" w16cid:durableId="2048600243">
    <w:abstractNumId w:val="5"/>
  </w:num>
  <w:num w:numId="56" w16cid:durableId="613949736">
    <w:abstractNumId w:val="29"/>
  </w:num>
  <w:num w:numId="57" w16cid:durableId="4787585">
    <w:abstractNumId w:val="33"/>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chengzhi">
    <w15:presenceInfo w15:providerId="Windows Live" w15:userId="215aa1710eae3c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0EE2"/>
    <w:rsid w:val="00007F17"/>
    <w:rsid w:val="00010DB9"/>
    <w:rsid w:val="00021BC6"/>
    <w:rsid w:val="0002305B"/>
    <w:rsid w:val="00023686"/>
    <w:rsid w:val="000254F7"/>
    <w:rsid w:val="000259EA"/>
    <w:rsid w:val="00041DA4"/>
    <w:rsid w:val="00045334"/>
    <w:rsid w:val="00046371"/>
    <w:rsid w:val="00046DD6"/>
    <w:rsid w:val="00052524"/>
    <w:rsid w:val="00052FD2"/>
    <w:rsid w:val="00066179"/>
    <w:rsid w:val="00071711"/>
    <w:rsid w:val="00073B03"/>
    <w:rsid w:val="000967C2"/>
    <w:rsid w:val="000A13E6"/>
    <w:rsid w:val="000B295F"/>
    <w:rsid w:val="000B64BD"/>
    <w:rsid w:val="000C4F21"/>
    <w:rsid w:val="000D49D1"/>
    <w:rsid w:val="000D4C3A"/>
    <w:rsid w:val="000D4C7F"/>
    <w:rsid w:val="000E7074"/>
    <w:rsid w:val="00111E4E"/>
    <w:rsid w:val="00117EA8"/>
    <w:rsid w:val="00122753"/>
    <w:rsid w:val="001238C3"/>
    <w:rsid w:val="00126572"/>
    <w:rsid w:val="00132876"/>
    <w:rsid w:val="00142ACF"/>
    <w:rsid w:val="00150FD7"/>
    <w:rsid w:val="00152FC1"/>
    <w:rsid w:val="00153AF0"/>
    <w:rsid w:val="00165420"/>
    <w:rsid w:val="00171FC3"/>
    <w:rsid w:val="00182CC9"/>
    <w:rsid w:val="00185778"/>
    <w:rsid w:val="001861DC"/>
    <w:rsid w:val="00192E0F"/>
    <w:rsid w:val="001957DE"/>
    <w:rsid w:val="001962D9"/>
    <w:rsid w:val="00196EA4"/>
    <w:rsid w:val="001A6A20"/>
    <w:rsid w:val="001B4775"/>
    <w:rsid w:val="001B4CB2"/>
    <w:rsid w:val="001B7A20"/>
    <w:rsid w:val="001C44A4"/>
    <w:rsid w:val="001C6A94"/>
    <w:rsid w:val="001D021D"/>
    <w:rsid w:val="001E219E"/>
    <w:rsid w:val="00201DF4"/>
    <w:rsid w:val="002075E1"/>
    <w:rsid w:val="00212CFC"/>
    <w:rsid w:val="00226559"/>
    <w:rsid w:val="00232F90"/>
    <w:rsid w:val="00235318"/>
    <w:rsid w:val="0023599D"/>
    <w:rsid w:val="00241E03"/>
    <w:rsid w:val="00243E7C"/>
    <w:rsid w:val="00247F2E"/>
    <w:rsid w:val="00250438"/>
    <w:rsid w:val="00270324"/>
    <w:rsid w:val="00270C6C"/>
    <w:rsid w:val="00290A7F"/>
    <w:rsid w:val="002A64AF"/>
    <w:rsid w:val="002A6C23"/>
    <w:rsid w:val="002A79BC"/>
    <w:rsid w:val="002C72D0"/>
    <w:rsid w:val="002D4DFA"/>
    <w:rsid w:val="002D56A1"/>
    <w:rsid w:val="002E03C6"/>
    <w:rsid w:val="002E2667"/>
    <w:rsid w:val="002F3264"/>
    <w:rsid w:val="002F62DB"/>
    <w:rsid w:val="00334187"/>
    <w:rsid w:val="00347654"/>
    <w:rsid w:val="00352FCB"/>
    <w:rsid w:val="003611F1"/>
    <w:rsid w:val="00375095"/>
    <w:rsid w:val="00383083"/>
    <w:rsid w:val="00383C20"/>
    <w:rsid w:val="00383C88"/>
    <w:rsid w:val="0038472E"/>
    <w:rsid w:val="003866B9"/>
    <w:rsid w:val="003A2D80"/>
    <w:rsid w:val="003A362E"/>
    <w:rsid w:val="003B0E7F"/>
    <w:rsid w:val="003B1A84"/>
    <w:rsid w:val="003B368F"/>
    <w:rsid w:val="003B593A"/>
    <w:rsid w:val="003B5DCF"/>
    <w:rsid w:val="003C01A4"/>
    <w:rsid w:val="003C1DAD"/>
    <w:rsid w:val="003C73CB"/>
    <w:rsid w:val="003D02F3"/>
    <w:rsid w:val="0040334C"/>
    <w:rsid w:val="004074AE"/>
    <w:rsid w:val="00412CED"/>
    <w:rsid w:val="00416B07"/>
    <w:rsid w:val="00421CD6"/>
    <w:rsid w:val="00422864"/>
    <w:rsid w:val="00427D52"/>
    <w:rsid w:val="00431035"/>
    <w:rsid w:val="004467C0"/>
    <w:rsid w:val="00451B57"/>
    <w:rsid w:val="00463245"/>
    <w:rsid w:val="004647B8"/>
    <w:rsid w:val="004750D6"/>
    <w:rsid w:val="004933DA"/>
    <w:rsid w:val="00494079"/>
    <w:rsid w:val="004A1559"/>
    <w:rsid w:val="004A4AFD"/>
    <w:rsid w:val="004A4D72"/>
    <w:rsid w:val="004A7320"/>
    <w:rsid w:val="004B2C17"/>
    <w:rsid w:val="004C007A"/>
    <w:rsid w:val="004C75B8"/>
    <w:rsid w:val="004D379A"/>
    <w:rsid w:val="0054359D"/>
    <w:rsid w:val="0056011A"/>
    <w:rsid w:val="00564E33"/>
    <w:rsid w:val="0057468D"/>
    <w:rsid w:val="005750C5"/>
    <w:rsid w:val="00581454"/>
    <w:rsid w:val="005869DC"/>
    <w:rsid w:val="005A10D8"/>
    <w:rsid w:val="005A716F"/>
    <w:rsid w:val="005B2717"/>
    <w:rsid w:val="005C1E91"/>
    <w:rsid w:val="005C4DDD"/>
    <w:rsid w:val="005D0D77"/>
    <w:rsid w:val="005D377A"/>
    <w:rsid w:val="005D5680"/>
    <w:rsid w:val="005F774F"/>
    <w:rsid w:val="006027B6"/>
    <w:rsid w:val="00603B9B"/>
    <w:rsid w:val="00605C4B"/>
    <w:rsid w:val="006079EA"/>
    <w:rsid w:val="006151C2"/>
    <w:rsid w:val="00621EDD"/>
    <w:rsid w:val="006353D0"/>
    <w:rsid w:val="00641302"/>
    <w:rsid w:val="0066150F"/>
    <w:rsid w:val="00672187"/>
    <w:rsid w:val="00674B62"/>
    <w:rsid w:val="00680540"/>
    <w:rsid w:val="0068242E"/>
    <w:rsid w:val="00684CC1"/>
    <w:rsid w:val="006941A5"/>
    <w:rsid w:val="006A151C"/>
    <w:rsid w:val="006A2544"/>
    <w:rsid w:val="006A4030"/>
    <w:rsid w:val="006A7541"/>
    <w:rsid w:val="006B529F"/>
    <w:rsid w:val="006B6926"/>
    <w:rsid w:val="006B72C0"/>
    <w:rsid w:val="006D6E26"/>
    <w:rsid w:val="006F44B6"/>
    <w:rsid w:val="006F6890"/>
    <w:rsid w:val="00701221"/>
    <w:rsid w:val="0071037D"/>
    <w:rsid w:val="00716F96"/>
    <w:rsid w:val="007208B8"/>
    <w:rsid w:val="00721063"/>
    <w:rsid w:val="00727660"/>
    <w:rsid w:val="00731903"/>
    <w:rsid w:val="00737B10"/>
    <w:rsid w:val="007436D6"/>
    <w:rsid w:val="00747EC7"/>
    <w:rsid w:val="0075162E"/>
    <w:rsid w:val="00771F9E"/>
    <w:rsid w:val="00777B3B"/>
    <w:rsid w:val="0078007E"/>
    <w:rsid w:val="00782F7F"/>
    <w:rsid w:val="00792845"/>
    <w:rsid w:val="00794BD1"/>
    <w:rsid w:val="007A276E"/>
    <w:rsid w:val="007A48FD"/>
    <w:rsid w:val="007B2EDF"/>
    <w:rsid w:val="007D1702"/>
    <w:rsid w:val="007D2598"/>
    <w:rsid w:val="007E53C1"/>
    <w:rsid w:val="007F1186"/>
    <w:rsid w:val="007F44CB"/>
    <w:rsid w:val="007F7DD9"/>
    <w:rsid w:val="008014E4"/>
    <w:rsid w:val="00811CE0"/>
    <w:rsid w:val="008156DA"/>
    <w:rsid w:val="00830840"/>
    <w:rsid w:val="00832CC7"/>
    <w:rsid w:val="00837DD8"/>
    <w:rsid w:val="00841A23"/>
    <w:rsid w:val="00841CDC"/>
    <w:rsid w:val="00841E8F"/>
    <w:rsid w:val="00843170"/>
    <w:rsid w:val="008450D7"/>
    <w:rsid w:val="00854DAD"/>
    <w:rsid w:val="00856200"/>
    <w:rsid w:val="00875B7F"/>
    <w:rsid w:val="0087711E"/>
    <w:rsid w:val="008819CE"/>
    <w:rsid w:val="00886627"/>
    <w:rsid w:val="008869B9"/>
    <w:rsid w:val="0089024F"/>
    <w:rsid w:val="008910D0"/>
    <w:rsid w:val="00897632"/>
    <w:rsid w:val="008A3882"/>
    <w:rsid w:val="008A55C5"/>
    <w:rsid w:val="008B167E"/>
    <w:rsid w:val="008B27CB"/>
    <w:rsid w:val="008C4D55"/>
    <w:rsid w:val="008D4CAB"/>
    <w:rsid w:val="008D61BC"/>
    <w:rsid w:val="008D66EA"/>
    <w:rsid w:val="008E390D"/>
    <w:rsid w:val="008F3094"/>
    <w:rsid w:val="008F68FB"/>
    <w:rsid w:val="00912B44"/>
    <w:rsid w:val="009132C5"/>
    <w:rsid w:val="00924D8C"/>
    <w:rsid w:val="00927DAC"/>
    <w:rsid w:val="00930EE2"/>
    <w:rsid w:val="00933800"/>
    <w:rsid w:val="00941C03"/>
    <w:rsid w:val="00942B94"/>
    <w:rsid w:val="009449B1"/>
    <w:rsid w:val="0095004D"/>
    <w:rsid w:val="00950367"/>
    <w:rsid w:val="00950F5E"/>
    <w:rsid w:val="00972E2B"/>
    <w:rsid w:val="00992F60"/>
    <w:rsid w:val="009A145B"/>
    <w:rsid w:val="009A1AFF"/>
    <w:rsid w:val="009A308D"/>
    <w:rsid w:val="009B2658"/>
    <w:rsid w:val="009C0BD8"/>
    <w:rsid w:val="009C5BE2"/>
    <w:rsid w:val="009D4742"/>
    <w:rsid w:val="009E103D"/>
    <w:rsid w:val="009F2081"/>
    <w:rsid w:val="009F78C1"/>
    <w:rsid w:val="00A00B78"/>
    <w:rsid w:val="00A16FEA"/>
    <w:rsid w:val="00A21107"/>
    <w:rsid w:val="00A26053"/>
    <w:rsid w:val="00A26237"/>
    <w:rsid w:val="00A36246"/>
    <w:rsid w:val="00A536B7"/>
    <w:rsid w:val="00A633D3"/>
    <w:rsid w:val="00A815E4"/>
    <w:rsid w:val="00A84AB7"/>
    <w:rsid w:val="00A94696"/>
    <w:rsid w:val="00A96B2B"/>
    <w:rsid w:val="00AA5BBC"/>
    <w:rsid w:val="00AA752D"/>
    <w:rsid w:val="00AB161B"/>
    <w:rsid w:val="00AB3BC8"/>
    <w:rsid w:val="00AC1A8C"/>
    <w:rsid w:val="00AC23C4"/>
    <w:rsid w:val="00AC31FA"/>
    <w:rsid w:val="00AC55FF"/>
    <w:rsid w:val="00AD5CD8"/>
    <w:rsid w:val="00AE4957"/>
    <w:rsid w:val="00AF24D7"/>
    <w:rsid w:val="00AF40BB"/>
    <w:rsid w:val="00B003ED"/>
    <w:rsid w:val="00B05B92"/>
    <w:rsid w:val="00B238B4"/>
    <w:rsid w:val="00B3702C"/>
    <w:rsid w:val="00B41616"/>
    <w:rsid w:val="00B42303"/>
    <w:rsid w:val="00B4751A"/>
    <w:rsid w:val="00B62E09"/>
    <w:rsid w:val="00B652C0"/>
    <w:rsid w:val="00B77F41"/>
    <w:rsid w:val="00BA3A36"/>
    <w:rsid w:val="00BA7BD8"/>
    <w:rsid w:val="00BB5092"/>
    <w:rsid w:val="00BC35BA"/>
    <w:rsid w:val="00BD0EEA"/>
    <w:rsid w:val="00BD34B2"/>
    <w:rsid w:val="00BE7E35"/>
    <w:rsid w:val="00C002CD"/>
    <w:rsid w:val="00C0091E"/>
    <w:rsid w:val="00C05F65"/>
    <w:rsid w:val="00C12139"/>
    <w:rsid w:val="00C16004"/>
    <w:rsid w:val="00C1754B"/>
    <w:rsid w:val="00C24ADD"/>
    <w:rsid w:val="00C304B8"/>
    <w:rsid w:val="00C62F7A"/>
    <w:rsid w:val="00C641FE"/>
    <w:rsid w:val="00C7002F"/>
    <w:rsid w:val="00C73A9F"/>
    <w:rsid w:val="00C96793"/>
    <w:rsid w:val="00C967B5"/>
    <w:rsid w:val="00CA582F"/>
    <w:rsid w:val="00CB0DBF"/>
    <w:rsid w:val="00CB12C4"/>
    <w:rsid w:val="00CB333A"/>
    <w:rsid w:val="00CC29EA"/>
    <w:rsid w:val="00CC6912"/>
    <w:rsid w:val="00CD6048"/>
    <w:rsid w:val="00CE507B"/>
    <w:rsid w:val="00CE73AC"/>
    <w:rsid w:val="00CF3397"/>
    <w:rsid w:val="00D04315"/>
    <w:rsid w:val="00D117FA"/>
    <w:rsid w:val="00D176A5"/>
    <w:rsid w:val="00D323B8"/>
    <w:rsid w:val="00D34809"/>
    <w:rsid w:val="00D424C5"/>
    <w:rsid w:val="00D46E2B"/>
    <w:rsid w:val="00D66FE7"/>
    <w:rsid w:val="00D752BD"/>
    <w:rsid w:val="00D81427"/>
    <w:rsid w:val="00D846E7"/>
    <w:rsid w:val="00D93C5F"/>
    <w:rsid w:val="00D94DE3"/>
    <w:rsid w:val="00D97A32"/>
    <w:rsid w:val="00D97F0D"/>
    <w:rsid w:val="00DA5AF2"/>
    <w:rsid w:val="00DA7DFE"/>
    <w:rsid w:val="00DB7657"/>
    <w:rsid w:val="00DC0CE1"/>
    <w:rsid w:val="00DC272C"/>
    <w:rsid w:val="00DC2FB2"/>
    <w:rsid w:val="00DD19A7"/>
    <w:rsid w:val="00DD6913"/>
    <w:rsid w:val="00DF3AC2"/>
    <w:rsid w:val="00E10A8A"/>
    <w:rsid w:val="00E11526"/>
    <w:rsid w:val="00E17588"/>
    <w:rsid w:val="00E21DB4"/>
    <w:rsid w:val="00E23836"/>
    <w:rsid w:val="00E2678D"/>
    <w:rsid w:val="00E40B2D"/>
    <w:rsid w:val="00E43248"/>
    <w:rsid w:val="00E47138"/>
    <w:rsid w:val="00E624A0"/>
    <w:rsid w:val="00E66199"/>
    <w:rsid w:val="00E701F1"/>
    <w:rsid w:val="00E90DB0"/>
    <w:rsid w:val="00E95D10"/>
    <w:rsid w:val="00EB1DA4"/>
    <w:rsid w:val="00EB23F5"/>
    <w:rsid w:val="00EB3236"/>
    <w:rsid w:val="00EB5304"/>
    <w:rsid w:val="00EC14DF"/>
    <w:rsid w:val="00EC56B2"/>
    <w:rsid w:val="00ED29BA"/>
    <w:rsid w:val="00ED2E2B"/>
    <w:rsid w:val="00ED68A1"/>
    <w:rsid w:val="00EF347E"/>
    <w:rsid w:val="00EF61E2"/>
    <w:rsid w:val="00EF7549"/>
    <w:rsid w:val="00F02303"/>
    <w:rsid w:val="00F03C4A"/>
    <w:rsid w:val="00F10535"/>
    <w:rsid w:val="00F227FF"/>
    <w:rsid w:val="00F2281E"/>
    <w:rsid w:val="00F272D6"/>
    <w:rsid w:val="00F42181"/>
    <w:rsid w:val="00F433FE"/>
    <w:rsid w:val="00F53941"/>
    <w:rsid w:val="00F860B4"/>
    <w:rsid w:val="00F92069"/>
    <w:rsid w:val="00F97C35"/>
    <w:rsid w:val="00FA0B01"/>
    <w:rsid w:val="00FA25D6"/>
    <w:rsid w:val="00FA667D"/>
    <w:rsid w:val="00FA6D11"/>
    <w:rsid w:val="00FB048E"/>
    <w:rsid w:val="00FB3B19"/>
    <w:rsid w:val="00FC2277"/>
    <w:rsid w:val="00FC4ACF"/>
  </w:rsids>
  <m:mathPr>
    <m:mathFont m:val="Cambria Math"/>
    <m:brkBin m:val="before"/>
    <m:brkBinSub m:val="--"/>
    <m:smallFrac/>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AE609"/>
  <w15:docId w15:val="{009023AA-F7F8-0B41-A2C6-23DCC73CA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E23836"/>
    <w:pPr>
      <w:spacing w:after="0"/>
    </w:pPr>
    <w:rPr>
      <w:rFonts w:ascii="宋体" w:eastAsia="宋体" w:hAnsi="宋体" w:cs="宋体"/>
      <w:lang w:eastAsia="zh-CN"/>
    </w:rPr>
  </w:style>
  <w:style w:type="paragraph" w:styleId="1">
    <w:name w:val="heading 1"/>
    <w:basedOn w:val="a"/>
    <w:next w:val="a0"/>
    <w:link w:val="1a"/>
    <w:autoRedefine/>
    <w:uiPriority w:val="9"/>
    <w:qFormat/>
    <w:rsid w:val="00737B10"/>
    <w:pPr>
      <w:keepNext/>
      <w:keepLines/>
      <w:numPr>
        <w:numId w:val="51"/>
      </w:numPr>
      <w:adjustRightInd w:val="0"/>
      <w:spacing w:beforeLines="100" w:before="240" w:afterLines="100" w:after="240" w:line="360" w:lineRule="auto"/>
      <w:mirrorIndents/>
      <w:jc w:val="center"/>
      <w:outlineLvl w:val="0"/>
    </w:pPr>
    <w:rPr>
      <w:rFonts w:ascii="Times New Roman" w:eastAsia="Heiti SC Medium" w:hAnsi="Times New Roman" w:cstheme="majorBidi"/>
      <w:bCs/>
      <w:color w:val="000000" w:themeColor="text1"/>
      <w:sz w:val="30"/>
      <w:szCs w:val="32"/>
    </w:rPr>
  </w:style>
  <w:style w:type="paragraph" w:styleId="2">
    <w:name w:val="heading 2"/>
    <w:basedOn w:val="a0"/>
    <w:next w:val="a0"/>
    <w:link w:val="2a"/>
    <w:autoRedefine/>
    <w:uiPriority w:val="9"/>
    <w:unhideWhenUsed/>
    <w:qFormat/>
    <w:rsid w:val="00737B10"/>
    <w:pPr>
      <w:keepNext/>
      <w:keepLines/>
      <w:numPr>
        <w:ilvl w:val="1"/>
        <w:numId w:val="51"/>
      </w:numPr>
      <w:spacing w:before="360" w:afterLines="100" w:after="100"/>
      <w:ind w:firstLineChars="0"/>
      <w:contextualSpacing/>
      <w:outlineLvl w:val="1"/>
    </w:pPr>
    <w:rPr>
      <w:rFonts w:eastAsia="黑体" w:cstheme="majorBidi"/>
      <w:bCs/>
      <w:color w:val="000000" w:themeColor="text1"/>
      <w:sz w:val="28"/>
      <w:szCs w:val="28"/>
      <w:lang w:eastAsia="zh-CN"/>
    </w:rPr>
  </w:style>
  <w:style w:type="paragraph" w:styleId="3">
    <w:name w:val="heading 3"/>
    <w:basedOn w:val="a"/>
    <w:next w:val="a0"/>
    <w:autoRedefine/>
    <w:uiPriority w:val="9"/>
    <w:unhideWhenUsed/>
    <w:qFormat/>
    <w:rsid w:val="00737B10"/>
    <w:pPr>
      <w:keepNext/>
      <w:keepLines/>
      <w:numPr>
        <w:ilvl w:val="2"/>
        <w:numId w:val="51"/>
      </w:numPr>
      <w:spacing w:before="300" w:after="240"/>
      <w:outlineLvl w:val="2"/>
    </w:pPr>
    <w:rPr>
      <w:rFonts w:asciiTheme="majorHAnsi" w:eastAsia="黑体" w:hAnsiTheme="majorHAnsi" w:cstheme="majorBidi"/>
      <w:bCs/>
      <w:color w:val="000000" w:themeColor="text1"/>
      <w:lang w:eastAsia="en-US"/>
    </w:rPr>
  </w:style>
  <w:style w:type="paragraph" w:styleId="4">
    <w:name w:val="heading 4"/>
    <w:basedOn w:val="a"/>
    <w:next w:val="a0"/>
    <w:uiPriority w:val="9"/>
    <w:unhideWhenUsed/>
    <w:rsid w:val="00737B10"/>
    <w:pPr>
      <w:keepNext/>
      <w:keepLines/>
      <w:numPr>
        <w:ilvl w:val="3"/>
        <w:numId w:val="51"/>
      </w:numPr>
      <w:spacing w:before="200"/>
      <w:outlineLvl w:val="3"/>
    </w:pPr>
    <w:rPr>
      <w:rFonts w:asciiTheme="majorHAnsi" w:eastAsiaTheme="majorEastAsia" w:hAnsiTheme="majorHAnsi" w:cstheme="majorBidi"/>
      <w:bCs/>
      <w:i/>
      <w:color w:val="4F81BD" w:themeColor="accent1"/>
      <w:lang w:eastAsia="en-US"/>
    </w:rPr>
  </w:style>
  <w:style w:type="paragraph" w:styleId="50">
    <w:name w:val="heading 5"/>
    <w:basedOn w:val="a"/>
    <w:next w:val="a0"/>
    <w:uiPriority w:val="9"/>
    <w:unhideWhenUsed/>
    <w:rsid w:val="00737B10"/>
    <w:pPr>
      <w:keepNext/>
      <w:keepLines/>
      <w:numPr>
        <w:ilvl w:val="4"/>
        <w:numId w:val="51"/>
      </w:numPr>
      <w:spacing w:before="200"/>
      <w:outlineLvl w:val="4"/>
    </w:pPr>
    <w:rPr>
      <w:rFonts w:asciiTheme="majorHAnsi" w:eastAsiaTheme="majorEastAsia" w:hAnsiTheme="majorHAnsi" w:cstheme="majorBidi"/>
      <w:iCs/>
      <w:color w:val="4F81BD" w:themeColor="accent1"/>
      <w:lang w:eastAsia="en-US"/>
    </w:rPr>
  </w:style>
  <w:style w:type="paragraph" w:styleId="6">
    <w:name w:val="heading 6"/>
    <w:aliases w:val="文注释"/>
    <w:basedOn w:val="a"/>
    <w:next w:val="a0"/>
    <w:autoRedefine/>
    <w:uiPriority w:val="9"/>
    <w:unhideWhenUsed/>
    <w:qFormat/>
    <w:rsid w:val="00737B10"/>
    <w:pPr>
      <w:keepNext/>
      <w:keepLines/>
      <w:numPr>
        <w:ilvl w:val="5"/>
        <w:numId w:val="51"/>
      </w:numPr>
      <w:jc w:val="center"/>
      <w:outlineLvl w:val="5"/>
    </w:pPr>
    <w:rPr>
      <w:rFonts w:asciiTheme="majorHAnsi" w:eastAsiaTheme="majorEastAsia" w:hAnsiTheme="majorHAnsi" w:cstheme="majorBidi"/>
      <w:color w:val="000000" w:themeColor="text1"/>
      <w:sz w:val="21"/>
      <w:lang w:eastAsia="en-US"/>
    </w:rPr>
  </w:style>
  <w:style w:type="paragraph" w:styleId="7">
    <w:name w:val="heading 7"/>
    <w:basedOn w:val="a"/>
    <w:next w:val="a0"/>
    <w:uiPriority w:val="9"/>
    <w:unhideWhenUsed/>
    <w:qFormat/>
    <w:rsid w:val="00737B10"/>
    <w:pPr>
      <w:keepNext/>
      <w:keepLines/>
      <w:numPr>
        <w:ilvl w:val="6"/>
        <w:numId w:val="51"/>
      </w:numPr>
      <w:spacing w:before="200"/>
      <w:outlineLvl w:val="6"/>
    </w:pPr>
    <w:rPr>
      <w:rFonts w:asciiTheme="majorHAnsi" w:eastAsiaTheme="majorEastAsia" w:hAnsiTheme="majorHAnsi" w:cstheme="majorBidi"/>
      <w:color w:val="4F81BD" w:themeColor="accent1"/>
      <w:lang w:eastAsia="en-US"/>
    </w:rPr>
  </w:style>
  <w:style w:type="paragraph" w:styleId="8">
    <w:name w:val="heading 8"/>
    <w:basedOn w:val="a"/>
    <w:next w:val="a0"/>
    <w:uiPriority w:val="9"/>
    <w:unhideWhenUsed/>
    <w:rsid w:val="00737B10"/>
    <w:pPr>
      <w:keepNext/>
      <w:keepLines/>
      <w:numPr>
        <w:ilvl w:val="7"/>
        <w:numId w:val="51"/>
      </w:numPr>
      <w:spacing w:before="200"/>
      <w:outlineLvl w:val="7"/>
    </w:pPr>
    <w:rPr>
      <w:rFonts w:asciiTheme="majorHAnsi" w:eastAsiaTheme="majorEastAsia" w:hAnsiTheme="majorHAnsi" w:cstheme="majorBidi"/>
      <w:color w:val="4F81BD" w:themeColor="accent1"/>
      <w:lang w:eastAsia="en-US"/>
    </w:rPr>
  </w:style>
  <w:style w:type="paragraph" w:styleId="90">
    <w:name w:val="heading 9"/>
    <w:basedOn w:val="a"/>
    <w:next w:val="a0"/>
    <w:link w:val="91"/>
    <w:autoRedefine/>
    <w:uiPriority w:val="9"/>
    <w:unhideWhenUsed/>
    <w:qFormat/>
    <w:rsid w:val="00737B10"/>
    <w:pPr>
      <w:keepNext/>
      <w:keepLines/>
      <w:numPr>
        <w:ilvl w:val="8"/>
        <w:numId w:val="51"/>
      </w:numPr>
      <w:shd w:val="clear" w:color="auto" w:fill="000000" w:themeFill="text1"/>
      <w:spacing w:before="240" w:after="200" w:line="280" w:lineRule="exact"/>
      <w:ind w:rightChars="200" w:right="480"/>
      <w:contextualSpacing/>
      <w:outlineLvl w:val="8"/>
      <w:pPrChange w:id="0" w:author="Gao chengzhi" w:date="2022-05-04T20:09:00Z">
        <w:pPr>
          <w:keepNext/>
          <w:keepLines/>
          <w:shd w:val="clear" w:color="auto" w:fill="000000" w:themeFill="text1"/>
          <w:spacing w:before="240" w:after="200" w:line="280" w:lineRule="exact"/>
          <w:ind w:leftChars="200" w:left="480" w:rightChars="200" w:right="480"/>
          <w:contextualSpacing/>
          <w:outlineLvl w:val="8"/>
        </w:pPr>
      </w:pPrChange>
    </w:pPr>
    <w:rPr>
      <w:rFonts w:ascii="Times New Roman" w:eastAsia="Consolas" w:hAnsi="Times New Roman" w:cs="Times New Roman"/>
      <w:color w:val="FFFFFF" w:themeColor="background1"/>
      <w:rPrChange w:id="0" w:author="Gao chengzhi" w:date="2022-05-04T20:09:00Z">
        <w:rPr>
          <w:rFonts w:ascii="Consolas" w:eastAsia="Consolas" w:hAnsi="Consolas" w:cstheme="majorBidi"/>
          <w:color w:val="FFFFFF" w:themeColor="background1"/>
          <w:sz w:val="24"/>
          <w:szCs w:val="24"/>
          <w:lang w:val="en-US" w:eastAsia="en-US" w:bidi="ar-SA"/>
        </w:rPr>
      </w:rPrChang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A633D3"/>
    <w:pPr>
      <w:spacing w:before="400" w:after="400" w:line="400" w:lineRule="exact"/>
      <w:ind w:firstLineChars="200" w:firstLine="200"/>
    </w:pPr>
    <w:rPr>
      <w:rFonts w:ascii="Times New Roman" w:eastAsiaTheme="minorEastAsia" w:hAnsi="Times New Roman" w:cstheme="minorBidi"/>
      <w:lang w:eastAsia="en-US"/>
    </w:rPr>
  </w:style>
  <w:style w:type="paragraph" w:customStyle="1" w:styleId="FirstParagraph">
    <w:name w:val="First Paragraph"/>
    <w:basedOn w:val="a0"/>
    <w:qFormat/>
    <w:rsid w:val="002A64AF"/>
    <w:pPr>
      <w:adjustRightInd w:val="0"/>
      <w:spacing w:before="120" w:afterLines="100" w:after="100"/>
      <w:contextualSpacing/>
    </w:pPr>
    <w:rPr>
      <w:lang w:eastAsia="zh-CN"/>
    </w:rPr>
  </w:style>
  <w:style w:type="paragraph" w:customStyle="1" w:styleId="Compact">
    <w:name w:val="Compact"/>
    <w:basedOn w:val="a"/>
    <w:qFormat/>
    <w:rsid w:val="007B2EDF"/>
    <w:pPr>
      <w:spacing w:before="100" w:beforeAutospacing="1" w:after="100" w:afterAutospacing="1" w:line="360" w:lineRule="exact"/>
      <w:contextualSpacing/>
      <w:jc w:val="center"/>
      <w:pPrChange w:id="1" w:author="Gao chengzhi" w:date="2022-05-04T19:58:00Z">
        <w:pPr>
          <w:spacing w:before="100" w:beforeAutospacing="1" w:after="100" w:afterAutospacing="1" w:line="360" w:lineRule="exact"/>
          <w:contextualSpacing/>
          <w:jc w:val="center"/>
        </w:pPr>
      </w:pPrChange>
    </w:pPr>
    <w:rPr>
      <w:rFonts w:ascii="Times New Roman" w:hAnsi="Times New Roman" w:cstheme="minorBidi"/>
      <w:sz w:val="21"/>
      <w:lang w:eastAsia="en-US"/>
      <w:rPrChange w:id="1" w:author="Gao chengzhi" w:date="2022-05-04T19:58:00Z">
        <w:rPr>
          <w:rFonts w:eastAsia="宋体" w:cstheme="minorBidi"/>
          <w:sz w:val="21"/>
          <w:szCs w:val="24"/>
          <w:lang w:val="en-US" w:eastAsia="en-US" w:bidi="ar-SA"/>
        </w:rPr>
      </w:rPrChange>
    </w:rPr>
  </w:style>
  <w:style w:type="paragraph" w:styleId="a5">
    <w:name w:val="Title"/>
    <w:basedOn w:val="a"/>
    <w:next w:val="a0"/>
    <w:autoRedefine/>
    <w:qFormat/>
    <w:rsid w:val="002E2667"/>
    <w:pPr>
      <w:keepNext/>
      <w:keepLines/>
      <w:spacing w:before="480" w:after="240"/>
      <w:jc w:val="center"/>
    </w:pPr>
    <w:rPr>
      <w:rFonts w:ascii="Times New Roman" w:eastAsia="仿宋" w:hAnsi="Times New Roman" w:cstheme="majorBidi"/>
      <w:b/>
      <w:color w:val="000000" w:themeColor="text1"/>
      <w:sz w:val="36"/>
      <w:szCs w:val="36"/>
    </w:rPr>
  </w:style>
  <w:style w:type="paragraph" w:styleId="a6">
    <w:name w:val="Subtitle"/>
    <w:basedOn w:val="a5"/>
    <w:next w:val="a0"/>
    <w:rsid w:val="00701221"/>
    <w:pPr>
      <w:spacing w:before="240"/>
    </w:pPr>
    <w:rPr>
      <w:sz w:val="30"/>
      <w:szCs w:val="30"/>
    </w:rPr>
  </w:style>
  <w:style w:type="paragraph" w:customStyle="1" w:styleId="222">
    <w:name w:val="列表222"/>
    <w:next w:val="a0"/>
    <w:qFormat/>
    <w:rsid w:val="008D61BC"/>
    <w:pPr>
      <w:keepNext/>
      <w:keepLines/>
      <w:jc w:val="center"/>
    </w:pPr>
  </w:style>
  <w:style w:type="paragraph" w:styleId="a7">
    <w:name w:val="Date"/>
    <w:next w:val="a0"/>
    <w:rsid w:val="00701221"/>
    <w:pPr>
      <w:keepNext/>
      <w:keepLines/>
      <w:jc w:val="center"/>
    </w:pPr>
  </w:style>
  <w:style w:type="paragraph" w:customStyle="1" w:styleId="Abstract">
    <w:name w:val="Abstract"/>
    <w:basedOn w:val="a"/>
    <w:next w:val="a0"/>
    <w:qFormat/>
    <w:rsid w:val="00334187"/>
    <w:pPr>
      <w:keepNext/>
      <w:keepLines/>
      <w:spacing w:before="300" w:afterLines="200" w:after="200"/>
      <w:jc w:val="center"/>
    </w:pPr>
    <w:rPr>
      <w:rFonts w:ascii="Times New Roman" w:eastAsia="黑体" w:hAnsi="Times New Roman" w:cstheme="minorBidi"/>
      <w:sz w:val="32"/>
      <w:szCs w:val="20"/>
      <w:lang w:eastAsia="en-US"/>
    </w:rPr>
  </w:style>
  <w:style w:type="paragraph" w:styleId="a8">
    <w:name w:val="Bibliography"/>
    <w:basedOn w:val="a"/>
    <w:qFormat/>
    <w:rsid w:val="00701221"/>
    <w:pPr>
      <w:spacing w:after="200"/>
    </w:pPr>
    <w:rPr>
      <w:rFonts w:ascii="Times New Roman" w:eastAsiaTheme="minorEastAsia" w:hAnsi="Times New Roman" w:cstheme="minorBidi"/>
      <w:lang w:eastAsia="en-US"/>
    </w:rPr>
  </w:style>
  <w:style w:type="paragraph" w:styleId="a9">
    <w:name w:val="Block Text"/>
    <w:basedOn w:val="a0"/>
    <w:uiPriority w:val="9"/>
    <w:unhideWhenUsed/>
    <w:qFormat/>
    <w:rsid w:val="0066150F"/>
    <w:pPr>
      <w:pBdr>
        <w:top w:val="single" w:sz="6" w:space="1" w:color="auto" w:shadow="1"/>
        <w:left w:val="single" w:sz="6" w:space="4" w:color="auto" w:shadow="1"/>
        <w:bottom w:val="single" w:sz="6" w:space="1" w:color="auto" w:shadow="1"/>
        <w:right w:val="single" w:sz="6" w:space="4" w:color="auto" w:shadow="1"/>
      </w:pBdr>
      <w:spacing w:before="100" w:after="100" w:line="260" w:lineRule="exact"/>
      <w:ind w:leftChars="200" w:left="480" w:right="482" w:firstLineChars="0" w:firstLine="0"/>
      <w:contextualSpacing/>
    </w:pPr>
  </w:style>
  <w:style w:type="paragraph" w:styleId="aa">
    <w:name w:val="footnote text"/>
    <w:basedOn w:val="a"/>
    <w:link w:val="ab"/>
    <w:uiPriority w:val="9"/>
    <w:unhideWhenUsed/>
    <w:qFormat/>
    <w:rsid w:val="006A2544"/>
    <w:rPr>
      <w:rFonts w:ascii="Times New Roman" w:eastAsiaTheme="minorEastAsia" w:hAnsi="Times New Roman" w:cstheme="minorBidi"/>
      <w:sz w:val="21"/>
      <w:lang w:eastAsia="en-US"/>
    </w:rPr>
  </w:style>
  <w:style w:type="table" w:customStyle="1" w:styleId="Table">
    <w:name w:val="Table"/>
    <w:semiHidden/>
    <w:unhideWhenUsed/>
    <w:qFormat/>
    <w:rsid w:val="00701221"/>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701221"/>
    <w:pPr>
      <w:keepNext/>
      <w:keepLines/>
    </w:pPr>
    <w:rPr>
      <w:rFonts w:ascii="Times New Roman" w:eastAsiaTheme="minorEastAsia" w:hAnsi="Times New Roman" w:cstheme="minorBidi"/>
      <w:b/>
      <w:lang w:eastAsia="en-US"/>
    </w:rPr>
  </w:style>
  <w:style w:type="paragraph" w:customStyle="1" w:styleId="Definition">
    <w:name w:val="Definition"/>
    <w:basedOn w:val="a"/>
    <w:rsid w:val="00701221"/>
    <w:pPr>
      <w:spacing w:after="200"/>
    </w:pPr>
    <w:rPr>
      <w:rFonts w:ascii="Times New Roman" w:eastAsiaTheme="minorEastAsia" w:hAnsi="Times New Roman" w:cstheme="minorBidi"/>
      <w:lang w:eastAsia="en-US"/>
    </w:rPr>
  </w:style>
  <w:style w:type="paragraph" w:styleId="ac">
    <w:name w:val="caption"/>
    <w:basedOn w:val="a"/>
    <w:link w:val="ad"/>
    <w:rsid w:val="00701221"/>
    <w:pPr>
      <w:spacing w:after="120"/>
    </w:pPr>
    <w:rPr>
      <w:rFonts w:ascii="Times New Roman" w:eastAsiaTheme="minorEastAsia" w:hAnsi="Times New Roman" w:cstheme="minorBidi"/>
      <w:i/>
      <w:lang w:eastAsia="en-US"/>
    </w:rPr>
  </w:style>
  <w:style w:type="paragraph" w:customStyle="1" w:styleId="TableCaption">
    <w:name w:val="Table Caption"/>
    <w:basedOn w:val="ac"/>
    <w:rsid w:val="00701221"/>
    <w:pPr>
      <w:keepNext/>
    </w:pPr>
  </w:style>
  <w:style w:type="paragraph" w:customStyle="1" w:styleId="ImageCaption">
    <w:name w:val="Image Caption"/>
    <w:basedOn w:val="ac"/>
    <w:rsid w:val="00701221"/>
  </w:style>
  <w:style w:type="paragraph" w:customStyle="1" w:styleId="Figure">
    <w:name w:val="Figure"/>
    <w:basedOn w:val="a"/>
    <w:rsid w:val="00701221"/>
    <w:pPr>
      <w:spacing w:after="200"/>
    </w:pPr>
    <w:rPr>
      <w:rFonts w:ascii="Times New Roman" w:eastAsiaTheme="minorEastAsia" w:hAnsi="Times New Roman" w:cstheme="minorBidi"/>
      <w:lang w:eastAsia="en-US"/>
    </w:rPr>
  </w:style>
  <w:style w:type="paragraph" w:customStyle="1" w:styleId="CaptionedFigure">
    <w:name w:val="Captioned Figure"/>
    <w:basedOn w:val="Figure"/>
    <w:rsid w:val="00701221"/>
    <w:pPr>
      <w:keepNext/>
    </w:pPr>
  </w:style>
  <w:style w:type="character" w:customStyle="1" w:styleId="ad">
    <w:name w:val="题注 字符"/>
    <w:basedOn w:val="a1"/>
    <w:link w:val="ac"/>
    <w:rsid w:val="00701221"/>
  </w:style>
  <w:style w:type="character" w:customStyle="1" w:styleId="VerbatimChar">
    <w:name w:val="Verbatim Char"/>
    <w:basedOn w:val="ad"/>
    <w:link w:val="SourceCode"/>
    <w:rsid w:val="00701221"/>
    <w:rPr>
      <w:rFonts w:ascii="Consolas" w:hAnsi="Consolas"/>
      <w:sz w:val="22"/>
    </w:rPr>
  </w:style>
  <w:style w:type="character" w:customStyle="1" w:styleId="SectionNumber">
    <w:name w:val="Section Number"/>
    <w:basedOn w:val="ad"/>
    <w:rsid w:val="00701221"/>
  </w:style>
  <w:style w:type="character" w:styleId="ae">
    <w:name w:val="footnote reference"/>
    <w:basedOn w:val="ad"/>
    <w:rsid w:val="00701221"/>
    <w:rPr>
      <w:vertAlign w:val="superscript"/>
    </w:rPr>
  </w:style>
  <w:style w:type="character" w:styleId="af">
    <w:name w:val="Hyperlink"/>
    <w:basedOn w:val="ad"/>
    <w:uiPriority w:val="99"/>
    <w:rsid w:val="00701221"/>
    <w:rPr>
      <w:color w:val="4F81BD" w:themeColor="accent1"/>
    </w:rPr>
  </w:style>
  <w:style w:type="paragraph" w:styleId="TOC">
    <w:name w:val="TOC Heading"/>
    <w:aliases w:val="目录"/>
    <w:basedOn w:val="af0"/>
    <w:next w:val="a0"/>
    <w:uiPriority w:val="39"/>
    <w:unhideWhenUsed/>
    <w:qFormat/>
    <w:rsid w:val="00CA582F"/>
    <w:pPr>
      <w:spacing w:line="259" w:lineRule="auto"/>
      <w:jc w:val="center"/>
    </w:pPr>
    <w:rPr>
      <w:bCs/>
      <w:sz w:val="44"/>
    </w:rPr>
  </w:style>
  <w:style w:type="paragraph" w:customStyle="1" w:styleId="SourceCode">
    <w:name w:val="Source Code"/>
    <w:basedOn w:val="a"/>
    <w:link w:val="VerbatimChar"/>
    <w:rsid w:val="00701221"/>
    <w:pPr>
      <w:wordWrap w:val="0"/>
      <w:spacing w:after="200"/>
    </w:pPr>
    <w:rPr>
      <w:rFonts w:ascii="Times New Roman" w:eastAsiaTheme="minorEastAsia" w:hAnsi="Times New Roman" w:cstheme="minorBidi"/>
      <w:lang w:eastAsia="en-US"/>
    </w:rPr>
  </w:style>
  <w:style w:type="character" w:customStyle="1" w:styleId="KeywordTok">
    <w:name w:val="KeywordTok"/>
    <w:basedOn w:val="VerbatimChar"/>
    <w:rsid w:val="00701221"/>
    <w:rPr>
      <w:rFonts w:ascii="Consolas" w:hAnsi="Consolas"/>
      <w:b/>
      <w:color w:val="007020"/>
      <w:sz w:val="22"/>
    </w:rPr>
  </w:style>
  <w:style w:type="character" w:customStyle="1" w:styleId="DataTypeTok">
    <w:name w:val="DataTypeTok"/>
    <w:basedOn w:val="VerbatimChar"/>
    <w:rsid w:val="00701221"/>
    <w:rPr>
      <w:rFonts w:ascii="Consolas" w:hAnsi="Consolas"/>
      <w:color w:val="902000"/>
      <w:sz w:val="22"/>
    </w:rPr>
  </w:style>
  <w:style w:type="character" w:customStyle="1" w:styleId="DecValTok">
    <w:name w:val="DecValTok"/>
    <w:basedOn w:val="VerbatimChar"/>
    <w:rsid w:val="00701221"/>
    <w:rPr>
      <w:rFonts w:ascii="Consolas" w:hAnsi="Consolas"/>
      <w:color w:val="40A070"/>
      <w:sz w:val="22"/>
    </w:rPr>
  </w:style>
  <w:style w:type="character" w:customStyle="1" w:styleId="BaseNTok">
    <w:name w:val="BaseNTok"/>
    <w:basedOn w:val="VerbatimChar"/>
    <w:rsid w:val="00701221"/>
    <w:rPr>
      <w:rFonts w:ascii="Consolas" w:hAnsi="Consolas"/>
      <w:color w:val="40A070"/>
      <w:sz w:val="22"/>
    </w:rPr>
  </w:style>
  <w:style w:type="character" w:customStyle="1" w:styleId="FloatTok">
    <w:name w:val="FloatTok"/>
    <w:basedOn w:val="VerbatimChar"/>
    <w:rsid w:val="00701221"/>
    <w:rPr>
      <w:rFonts w:ascii="Consolas" w:hAnsi="Consolas"/>
      <w:color w:val="40A070"/>
      <w:sz w:val="22"/>
    </w:rPr>
  </w:style>
  <w:style w:type="character" w:customStyle="1" w:styleId="ConstantTok">
    <w:name w:val="ConstantTok"/>
    <w:basedOn w:val="VerbatimChar"/>
    <w:rsid w:val="00701221"/>
    <w:rPr>
      <w:rFonts w:ascii="Consolas" w:hAnsi="Consolas"/>
      <w:color w:val="880000"/>
      <w:sz w:val="22"/>
    </w:rPr>
  </w:style>
  <w:style w:type="character" w:customStyle="1" w:styleId="CharTok">
    <w:name w:val="CharTok"/>
    <w:basedOn w:val="VerbatimChar"/>
    <w:rsid w:val="00701221"/>
    <w:rPr>
      <w:rFonts w:ascii="Consolas" w:hAnsi="Consolas"/>
      <w:color w:val="4070A0"/>
      <w:sz w:val="22"/>
    </w:rPr>
  </w:style>
  <w:style w:type="character" w:customStyle="1" w:styleId="SpecialCharTok">
    <w:name w:val="SpecialCharTok"/>
    <w:basedOn w:val="VerbatimChar"/>
    <w:rsid w:val="00701221"/>
    <w:rPr>
      <w:rFonts w:ascii="Consolas" w:hAnsi="Consolas"/>
      <w:color w:val="4070A0"/>
      <w:sz w:val="22"/>
    </w:rPr>
  </w:style>
  <w:style w:type="character" w:customStyle="1" w:styleId="StringTok">
    <w:name w:val="StringTok"/>
    <w:basedOn w:val="VerbatimChar"/>
    <w:rsid w:val="00701221"/>
    <w:rPr>
      <w:rFonts w:ascii="Consolas" w:hAnsi="Consolas"/>
      <w:color w:val="4070A0"/>
      <w:sz w:val="22"/>
    </w:rPr>
  </w:style>
  <w:style w:type="character" w:customStyle="1" w:styleId="VerbatimStringTok">
    <w:name w:val="VerbatimStringTok"/>
    <w:basedOn w:val="VerbatimChar"/>
    <w:rsid w:val="00701221"/>
    <w:rPr>
      <w:rFonts w:ascii="Consolas" w:hAnsi="Consolas"/>
      <w:color w:val="4070A0"/>
      <w:sz w:val="22"/>
    </w:rPr>
  </w:style>
  <w:style w:type="character" w:customStyle="1" w:styleId="SpecialStringTok">
    <w:name w:val="SpecialStringTok"/>
    <w:basedOn w:val="VerbatimChar"/>
    <w:rsid w:val="00701221"/>
    <w:rPr>
      <w:rFonts w:ascii="Consolas" w:hAnsi="Consolas"/>
      <w:color w:val="BB6688"/>
      <w:sz w:val="22"/>
    </w:rPr>
  </w:style>
  <w:style w:type="character" w:customStyle="1" w:styleId="ImportTok">
    <w:name w:val="ImportTok"/>
    <w:basedOn w:val="VerbatimChar"/>
    <w:rsid w:val="00701221"/>
    <w:rPr>
      <w:rFonts w:ascii="Consolas" w:hAnsi="Consolas"/>
      <w:sz w:val="22"/>
    </w:rPr>
  </w:style>
  <w:style w:type="character" w:customStyle="1" w:styleId="CommentTok">
    <w:name w:val="CommentTok"/>
    <w:basedOn w:val="VerbatimChar"/>
    <w:rsid w:val="00701221"/>
    <w:rPr>
      <w:rFonts w:ascii="Consolas" w:hAnsi="Consolas"/>
      <w:i/>
      <w:color w:val="60A0B0"/>
      <w:sz w:val="22"/>
    </w:rPr>
  </w:style>
  <w:style w:type="character" w:customStyle="1" w:styleId="DocumentationTok">
    <w:name w:val="DocumentationTok"/>
    <w:basedOn w:val="VerbatimChar"/>
    <w:rsid w:val="00701221"/>
    <w:rPr>
      <w:rFonts w:ascii="Consolas" w:hAnsi="Consolas"/>
      <w:i/>
      <w:color w:val="BA2121"/>
      <w:sz w:val="22"/>
    </w:rPr>
  </w:style>
  <w:style w:type="character" w:customStyle="1" w:styleId="AnnotationTok">
    <w:name w:val="AnnotationTok"/>
    <w:basedOn w:val="VerbatimChar"/>
    <w:rsid w:val="00701221"/>
    <w:rPr>
      <w:rFonts w:ascii="Consolas" w:hAnsi="Consolas"/>
      <w:b/>
      <w:i/>
      <w:color w:val="60A0B0"/>
      <w:sz w:val="22"/>
    </w:rPr>
  </w:style>
  <w:style w:type="character" w:customStyle="1" w:styleId="CommentVarTok">
    <w:name w:val="CommentVarTok"/>
    <w:basedOn w:val="VerbatimChar"/>
    <w:rsid w:val="00701221"/>
    <w:rPr>
      <w:rFonts w:ascii="Consolas" w:hAnsi="Consolas"/>
      <w:b/>
      <w:i/>
      <w:color w:val="60A0B0"/>
      <w:sz w:val="22"/>
    </w:rPr>
  </w:style>
  <w:style w:type="character" w:customStyle="1" w:styleId="OtherTok">
    <w:name w:val="OtherTok"/>
    <w:basedOn w:val="VerbatimChar"/>
    <w:rsid w:val="00701221"/>
    <w:rPr>
      <w:rFonts w:ascii="Consolas" w:hAnsi="Consolas"/>
      <w:color w:val="007020"/>
      <w:sz w:val="22"/>
    </w:rPr>
  </w:style>
  <w:style w:type="character" w:customStyle="1" w:styleId="FunctionTok">
    <w:name w:val="FunctionTok"/>
    <w:basedOn w:val="VerbatimChar"/>
    <w:rsid w:val="00701221"/>
    <w:rPr>
      <w:rFonts w:ascii="Consolas" w:hAnsi="Consolas"/>
      <w:color w:val="06287E"/>
      <w:sz w:val="22"/>
    </w:rPr>
  </w:style>
  <w:style w:type="character" w:customStyle="1" w:styleId="VariableTok">
    <w:name w:val="VariableTok"/>
    <w:basedOn w:val="VerbatimChar"/>
    <w:rsid w:val="00701221"/>
    <w:rPr>
      <w:rFonts w:ascii="Consolas" w:hAnsi="Consolas"/>
      <w:color w:val="19177C"/>
      <w:sz w:val="22"/>
    </w:rPr>
  </w:style>
  <w:style w:type="character" w:customStyle="1" w:styleId="ControlFlowTok">
    <w:name w:val="ControlFlowTok"/>
    <w:basedOn w:val="VerbatimChar"/>
    <w:rsid w:val="00701221"/>
    <w:rPr>
      <w:rFonts w:ascii="Consolas" w:hAnsi="Consolas"/>
      <w:b/>
      <w:color w:val="007020"/>
      <w:sz w:val="22"/>
    </w:rPr>
  </w:style>
  <w:style w:type="character" w:customStyle="1" w:styleId="OperatorTok">
    <w:name w:val="OperatorTok"/>
    <w:basedOn w:val="VerbatimChar"/>
    <w:rsid w:val="00701221"/>
    <w:rPr>
      <w:rFonts w:ascii="Consolas" w:hAnsi="Consolas"/>
      <w:color w:val="666666"/>
      <w:sz w:val="22"/>
    </w:rPr>
  </w:style>
  <w:style w:type="character" w:customStyle="1" w:styleId="BuiltInTok">
    <w:name w:val="BuiltInTok"/>
    <w:basedOn w:val="VerbatimChar"/>
    <w:rsid w:val="00701221"/>
    <w:rPr>
      <w:rFonts w:ascii="Consolas" w:hAnsi="Consolas"/>
      <w:sz w:val="22"/>
    </w:rPr>
  </w:style>
  <w:style w:type="character" w:customStyle="1" w:styleId="ExtensionTok">
    <w:name w:val="ExtensionTok"/>
    <w:basedOn w:val="VerbatimChar"/>
    <w:rsid w:val="00701221"/>
    <w:rPr>
      <w:rFonts w:ascii="Consolas" w:hAnsi="Consolas"/>
      <w:sz w:val="22"/>
    </w:rPr>
  </w:style>
  <w:style w:type="character" w:customStyle="1" w:styleId="PreprocessorTok">
    <w:name w:val="PreprocessorTok"/>
    <w:basedOn w:val="VerbatimChar"/>
    <w:rsid w:val="00701221"/>
    <w:rPr>
      <w:rFonts w:ascii="Consolas" w:hAnsi="Consolas"/>
      <w:color w:val="BC7A00"/>
      <w:sz w:val="22"/>
    </w:rPr>
  </w:style>
  <w:style w:type="character" w:customStyle="1" w:styleId="AttributeTok">
    <w:name w:val="AttributeTok"/>
    <w:basedOn w:val="VerbatimChar"/>
    <w:rsid w:val="00701221"/>
    <w:rPr>
      <w:rFonts w:ascii="Consolas" w:hAnsi="Consolas"/>
      <w:color w:val="7D9029"/>
      <w:sz w:val="22"/>
    </w:rPr>
  </w:style>
  <w:style w:type="character" w:customStyle="1" w:styleId="RegionMarkerTok">
    <w:name w:val="RegionMarkerTok"/>
    <w:basedOn w:val="VerbatimChar"/>
    <w:rsid w:val="00701221"/>
    <w:rPr>
      <w:rFonts w:ascii="Consolas" w:hAnsi="Consolas"/>
      <w:sz w:val="22"/>
    </w:rPr>
  </w:style>
  <w:style w:type="character" w:customStyle="1" w:styleId="InformationTok">
    <w:name w:val="InformationTok"/>
    <w:basedOn w:val="VerbatimChar"/>
    <w:rsid w:val="00701221"/>
    <w:rPr>
      <w:rFonts w:ascii="Consolas" w:hAnsi="Consolas"/>
      <w:b/>
      <w:i/>
      <w:color w:val="60A0B0"/>
      <w:sz w:val="22"/>
    </w:rPr>
  </w:style>
  <w:style w:type="character" w:customStyle="1" w:styleId="WarningTok">
    <w:name w:val="WarningTok"/>
    <w:basedOn w:val="VerbatimChar"/>
    <w:rsid w:val="00701221"/>
    <w:rPr>
      <w:rFonts w:ascii="Consolas" w:hAnsi="Consolas"/>
      <w:b/>
      <w:i/>
      <w:color w:val="60A0B0"/>
      <w:sz w:val="22"/>
    </w:rPr>
  </w:style>
  <w:style w:type="character" w:customStyle="1" w:styleId="AlertTok">
    <w:name w:val="AlertTok"/>
    <w:basedOn w:val="VerbatimChar"/>
    <w:rsid w:val="00701221"/>
    <w:rPr>
      <w:rFonts w:ascii="Consolas" w:hAnsi="Consolas"/>
      <w:b/>
      <w:color w:val="FF0000"/>
      <w:sz w:val="22"/>
    </w:rPr>
  </w:style>
  <w:style w:type="character" w:customStyle="1" w:styleId="ErrorTok">
    <w:name w:val="ErrorTok"/>
    <w:basedOn w:val="VerbatimChar"/>
    <w:rsid w:val="00701221"/>
    <w:rPr>
      <w:rFonts w:ascii="Consolas" w:hAnsi="Consolas"/>
      <w:b/>
      <w:color w:val="FF0000"/>
      <w:sz w:val="22"/>
    </w:rPr>
  </w:style>
  <w:style w:type="character" w:customStyle="1" w:styleId="NormalTok">
    <w:name w:val="NormalTok"/>
    <w:basedOn w:val="VerbatimChar"/>
    <w:rsid w:val="00701221"/>
    <w:rPr>
      <w:rFonts w:ascii="Consolas" w:hAnsi="Consolas"/>
      <w:sz w:val="22"/>
    </w:rPr>
  </w:style>
  <w:style w:type="paragraph" w:styleId="TOC1">
    <w:name w:val="toc 1"/>
    <w:basedOn w:val="a"/>
    <w:next w:val="a"/>
    <w:autoRedefine/>
    <w:uiPriority w:val="39"/>
    <w:unhideWhenUsed/>
    <w:rsid w:val="008D61BC"/>
    <w:pPr>
      <w:tabs>
        <w:tab w:val="right" w:leader="dot" w:pos="8771"/>
      </w:tabs>
      <w:spacing w:after="100"/>
    </w:pPr>
    <w:rPr>
      <w:rFonts w:ascii="Times New Roman" w:eastAsiaTheme="minorEastAsia" w:hAnsi="Times New Roman" w:cstheme="minorBidi"/>
      <w:lang w:eastAsia="en-US"/>
    </w:rPr>
  </w:style>
  <w:style w:type="paragraph" w:styleId="TOC2">
    <w:name w:val="toc 2"/>
    <w:basedOn w:val="a"/>
    <w:next w:val="a"/>
    <w:autoRedefine/>
    <w:uiPriority w:val="39"/>
    <w:unhideWhenUsed/>
    <w:rsid w:val="005A716F"/>
    <w:pPr>
      <w:spacing w:after="100"/>
      <w:ind w:left="240"/>
    </w:pPr>
    <w:rPr>
      <w:rFonts w:ascii="Times New Roman" w:eastAsiaTheme="minorEastAsia" w:hAnsi="Times New Roman" w:cstheme="minorBidi"/>
      <w:lang w:eastAsia="en-US"/>
    </w:rPr>
  </w:style>
  <w:style w:type="paragraph" w:styleId="TOC3">
    <w:name w:val="toc 3"/>
    <w:basedOn w:val="a"/>
    <w:next w:val="a"/>
    <w:autoRedefine/>
    <w:uiPriority w:val="39"/>
    <w:unhideWhenUsed/>
    <w:rsid w:val="005A716F"/>
    <w:pPr>
      <w:spacing w:after="100"/>
      <w:ind w:left="480"/>
    </w:pPr>
    <w:rPr>
      <w:rFonts w:ascii="Times New Roman" w:eastAsiaTheme="minorEastAsia" w:hAnsi="Times New Roman" w:cstheme="minorBidi"/>
      <w:lang w:eastAsia="en-US"/>
    </w:rPr>
  </w:style>
  <w:style w:type="paragraph" w:styleId="af1">
    <w:name w:val="endnote text"/>
    <w:basedOn w:val="a"/>
    <w:link w:val="af2"/>
    <w:semiHidden/>
    <w:unhideWhenUsed/>
    <w:rsid w:val="001C44A4"/>
    <w:pPr>
      <w:snapToGrid w:val="0"/>
      <w:spacing w:after="200"/>
    </w:pPr>
    <w:rPr>
      <w:rFonts w:ascii="Times New Roman" w:eastAsiaTheme="minorEastAsia" w:hAnsi="Times New Roman" w:cstheme="minorBidi"/>
      <w:lang w:eastAsia="en-US"/>
    </w:rPr>
  </w:style>
  <w:style w:type="character" w:customStyle="1" w:styleId="af2">
    <w:name w:val="尾注文本 字符"/>
    <w:basedOn w:val="a1"/>
    <w:link w:val="af1"/>
    <w:semiHidden/>
    <w:rsid w:val="001C44A4"/>
  </w:style>
  <w:style w:type="character" w:styleId="af3">
    <w:name w:val="endnote reference"/>
    <w:basedOn w:val="a1"/>
    <w:semiHidden/>
    <w:unhideWhenUsed/>
    <w:rsid w:val="001C44A4"/>
    <w:rPr>
      <w:vertAlign w:val="superscript"/>
    </w:rPr>
  </w:style>
  <w:style w:type="character" w:customStyle="1" w:styleId="1b">
    <w:name w:val="未处理的提及1"/>
    <w:basedOn w:val="a1"/>
    <w:uiPriority w:val="99"/>
    <w:semiHidden/>
    <w:unhideWhenUsed/>
    <w:rsid w:val="001C44A4"/>
    <w:rPr>
      <w:color w:val="605E5C"/>
      <w:shd w:val="clear" w:color="auto" w:fill="E1DFDD"/>
    </w:rPr>
  </w:style>
  <w:style w:type="numbering" w:customStyle="1" w:styleId="18">
    <w:name w:val="当前列表1"/>
    <w:uiPriority w:val="99"/>
    <w:rsid w:val="00E66199"/>
    <w:pPr>
      <w:numPr>
        <w:numId w:val="1"/>
      </w:numPr>
    </w:pPr>
  </w:style>
  <w:style w:type="numbering" w:customStyle="1" w:styleId="20">
    <w:name w:val="当前列表2"/>
    <w:uiPriority w:val="99"/>
    <w:rsid w:val="00E66199"/>
    <w:pPr>
      <w:numPr>
        <w:numId w:val="2"/>
      </w:numPr>
    </w:pPr>
  </w:style>
  <w:style w:type="paragraph" w:styleId="af0">
    <w:name w:val="toa heading"/>
    <w:basedOn w:val="a"/>
    <w:next w:val="a"/>
    <w:semiHidden/>
    <w:unhideWhenUsed/>
    <w:rsid w:val="00731903"/>
    <w:pPr>
      <w:spacing w:before="120" w:after="200"/>
    </w:pPr>
    <w:rPr>
      <w:rFonts w:asciiTheme="majorHAnsi" w:eastAsiaTheme="majorEastAsia" w:hAnsiTheme="majorHAnsi" w:cstheme="majorBidi"/>
      <w:lang w:eastAsia="en-US"/>
    </w:rPr>
  </w:style>
  <w:style w:type="numbering" w:customStyle="1" w:styleId="30">
    <w:name w:val="当前列表3"/>
    <w:uiPriority w:val="99"/>
    <w:rsid w:val="00E66199"/>
    <w:pPr>
      <w:numPr>
        <w:numId w:val="4"/>
      </w:numPr>
    </w:pPr>
  </w:style>
  <w:style w:type="numbering" w:styleId="1111110">
    <w:name w:val="Outline List 2"/>
    <w:basedOn w:val="a3"/>
    <w:semiHidden/>
    <w:unhideWhenUsed/>
    <w:rsid w:val="00E66199"/>
    <w:pPr>
      <w:numPr>
        <w:numId w:val="5"/>
      </w:numPr>
    </w:pPr>
  </w:style>
  <w:style w:type="numbering" w:styleId="111111">
    <w:name w:val="Outline List 1"/>
    <w:basedOn w:val="a3"/>
    <w:semiHidden/>
    <w:unhideWhenUsed/>
    <w:rsid w:val="00E66199"/>
    <w:pPr>
      <w:numPr>
        <w:numId w:val="6"/>
      </w:numPr>
    </w:pPr>
  </w:style>
  <w:style w:type="numbering" w:customStyle="1" w:styleId="40">
    <w:name w:val="当前列表4"/>
    <w:uiPriority w:val="99"/>
    <w:rsid w:val="00E66199"/>
    <w:pPr>
      <w:numPr>
        <w:numId w:val="7"/>
      </w:numPr>
    </w:pPr>
  </w:style>
  <w:style w:type="character" w:styleId="af4">
    <w:name w:val="Placeholder Text"/>
    <w:basedOn w:val="a1"/>
    <w:semiHidden/>
    <w:rsid w:val="00E17588"/>
    <w:rPr>
      <w:color w:val="808080"/>
    </w:rPr>
  </w:style>
  <w:style w:type="paragraph" w:customStyle="1" w:styleId="alt">
    <w:name w:val="alt"/>
    <w:basedOn w:val="a"/>
    <w:rsid w:val="001C6A94"/>
    <w:pPr>
      <w:spacing w:before="100" w:beforeAutospacing="1" w:after="100" w:afterAutospacing="1"/>
    </w:pPr>
  </w:style>
  <w:style w:type="numbering" w:customStyle="1" w:styleId="5">
    <w:name w:val="当前列表5"/>
    <w:uiPriority w:val="99"/>
    <w:rsid w:val="00E66199"/>
    <w:pPr>
      <w:numPr>
        <w:numId w:val="8"/>
      </w:numPr>
    </w:pPr>
  </w:style>
  <w:style w:type="numbering" w:customStyle="1" w:styleId="60">
    <w:name w:val="当前列表6"/>
    <w:uiPriority w:val="99"/>
    <w:rsid w:val="00E66199"/>
    <w:pPr>
      <w:numPr>
        <w:numId w:val="9"/>
      </w:numPr>
    </w:pPr>
  </w:style>
  <w:style w:type="character" w:customStyle="1" w:styleId="a4">
    <w:name w:val="正文文本 字符"/>
    <w:basedOn w:val="a1"/>
    <w:link w:val="a0"/>
    <w:rsid w:val="00A633D3"/>
  </w:style>
  <w:style w:type="numbering" w:customStyle="1" w:styleId="70">
    <w:name w:val="当前列表7"/>
    <w:uiPriority w:val="99"/>
    <w:rsid w:val="00E66199"/>
    <w:pPr>
      <w:numPr>
        <w:numId w:val="10"/>
      </w:numPr>
    </w:pPr>
  </w:style>
  <w:style w:type="numbering" w:customStyle="1" w:styleId="80">
    <w:name w:val="当前列表8"/>
    <w:uiPriority w:val="99"/>
    <w:rsid w:val="00E66199"/>
    <w:pPr>
      <w:numPr>
        <w:numId w:val="11"/>
      </w:numPr>
    </w:pPr>
  </w:style>
  <w:style w:type="numbering" w:customStyle="1" w:styleId="9">
    <w:name w:val="当前列表9"/>
    <w:uiPriority w:val="99"/>
    <w:rsid w:val="00E66199"/>
    <w:pPr>
      <w:numPr>
        <w:numId w:val="12"/>
      </w:numPr>
    </w:pPr>
  </w:style>
  <w:style w:type="numbering" w:customStyle="1" w:styleId="10">
    <w:name w:val="当前列表10"/>
    <w:uiPriority w:val="99"/>
    <w:rsid w:val="00E66199"/>
    <w:pPr>
      <w:numPr>
        <w:numId w:val="13"/>
      </w:numPr>
    </w:pPr>
  </w:style>
  <w:style w:type="numbering" w:customStyle="1" w:styleId="11">
    <w:name w:val="当前列表11"/>
    <w:uiPriority w:val="99"/>
    <w:rsid w:val="00E66199"/>
    <w:pPr>
      <w:numPr>
        <w:numId w:val="14"/>
      </w:numPr>
    </w:pPr>
  </w:style>
  <w:style w:type="character" w:customStyle="1" w:styleId="2a">
    <w:name w:val="标题 2 字符"/>
    <w:basedOn w:val="a4"/>
    <w:link w:val="2"/>
    <w:uiPriority w:val="9"/>
    <w:rsid w:val="00737B10"/>
    <w:rPr>
      <w:rFonts w:ascii="Times New Roman" w:eastAsia="黑体" w:hAnsi="Times New Roman" w:cstheme="majorBidi"/>
      <w:bCs/>
      <w:color w:val="000000" w:themeColor="text1"/>
      <w:sz w:val="28"/>
      <w:szCs w:val="28"/>
      <w:lang w:eastAsia="zh-CN"/>
    </w:rPr>
  </w:style>
  <w:style w:type="character" w:customStyle="1" w:styleId="1a">
    <w:name w:val="标题 1 字符"/>
    <w:basedOn w:val="a1"/>
    <w:link w:val="1"/>
    <w:uiPriority w:val="9"/>
    <w:rsid w:val="008B27CB"/>
    <w:rPr>
      <w:rFonts w:ascii="Times New Roman" w:eastAsia="Heiti SC Medium" w:hAnsi="Times New Roman" w:cstheme="majorBidi"/>
      <w:bCs/>
      <w:color w:val="000000" w:themeColor="text1"/>
      <w:sz w:val="30"/>
      <w:szCs w:val="32"/>
      <w:lang w:eastAsia="zh-CN"/>
    </w:rPr>
  </w:style>
  <w:style w:type="numbering" w:customStyle="1" w:styleId="12">
    <w:name w:val="当前列表12"/>
    <w:uiPriority w:val="99"/>
    <w:rsid w:val="00E66199"/>
    <w:pPr>
      <w:numPr>
        <w:numId w:val="15"/>
      </w:numPr>
    </w:pPr>
  </w:style>
  <w:style w:type="numbering" w:customStyle="1" w:styleId="13">
    <w:name w:val="当前列表13"/>
    <w:uiPriority w:val="99"/>
    <w:rsid w:val="00E66199"/>
    <w:pPr>
      <w:numPr>
        <w:numId w:val="17"/>
      </w:numPr>
    </w:pPr>
  </w:style>
  <w:style w:type="numbering" w:customStyle="1" w:styleId="14">
    <w:name w:val="当前列表14"/>
    <w:uiPriority w:val="99"/>
    <w:rsid w:val="00E66199"/>
    <w:pPr>
      <w:numPr>
        <w:numId w:val="18"/>
      </w:numPr>
    </w:pPr>
  </w:style>
  <w:style w:type="numbering" w:customStyle="1" w:styleId="15">
    <w:name w:val="当前列表15"/>
    <w:uiPriority w:val="99"/>
    <w:rsid w:val="00E66199"/>
    <w:pPr>
      <w:numPr>
        <w:numId w:val="19"/>
      </w:numPr>
    </w:pPr>
  </w:style>
  <w:style w:type="numbering" w:customStyle="1" w:styleId="16">
    <w:name w:val="当前列表16"/>
    <w:uiPriority w:val="99"/>
    <w:rsid w:val="00E66199"/>
    <w:pPr>
      <w:numPr>
        <w:numId w:val="20"/>
      </w:numPr>
    </w:pPr>
  </w:style>
  <w:style w:type="numbering" w:customStyle="1" w:styleId="200">
    <w:name w:val="当前列表20"/>
    <w:uiPriority w:val="99"/>
    <w:rsid w:val="00E66199"/>
    <w:pPr>
      <w:numPr>
        <w:numId w:val="24"/>
      </w:numPr>
    </w:pPr>
  </w:style>
  <w:style w:type="numbering" w:customStyle="1" w:styleId="17">
    <w:name w:val="当前列表17"/>
    <w:uiPriority w:val="99"/>
    <w:rsid w:val="00E66199"/>
    <w:pPr>
      <w:numPr>
        <w:numId w:val="21"/>
      </w:numPr>
    </w:pPr>
  </w:style>
  <w:style w:type="numbering" w:customStyle="1" w:styleId="180">
    <w:name w:val="当前列表18"/>
    <w:uiPriority w:val="99"/>
    <w:rsid w:val="00E66199"/>
    <w:pPr>
      <w:numPr>
        <w:numId w:val="22"/>
      </w:numPr>
    </w:pPr>
  </w:style>
  <w:style w:type="numbering" w:customStyle="1" w:styleId="19">
    <w:name w:val="当前列表19"/>
    <w:uiPriority w:val="99"/>
    <w:rsid w:val="00E66199"/>
    <w:pPr>
      <w:numPr>
        <w:numId w:val="23"/>
      </w:numPr>
    </w:pPr>
  </w:style>
  <w:style w:type="numbering" w:customStyle="1" w:styleId="21">
    <w:name w:val="当前列表21"/>
    <w:uiPriority w:val="99"/>
    <w:rsid w:val="00E66199"/>
    <w:pPr>
      <w:numPr>
        <w:numId w:val="25"/>
      </w:numPr>
    </w:pPr>
  </w:style>
  <w:style w:type="paragraph" w:styleId="af5">
    <w:name w:val="header"/>
    <w:basedOn w:val="a"/>
    <w:link w:val="af6"/>
    <w:uiPriority w:val="99"/>
    <w:unhideWhenUsed/>
    <w:rsid w:val="00AE4957"/>
    <w:pPr>
      <w:pBdr>
        <w:bottom w:val="single" w:sz="6" w:space="1" w:color="auto"/>
      </w:pBdr>
      <w:tabs>
        <w:tab w:val="center" w:pos="4153"/>
        <w:tab w:val="right" w:pos="8306"/>
      </w:tabs>
      <w:snapToGrid w:val="0"/>
      <w:spacing w:after="200"/>
      <w:jc w:val="center"/>
    </w:pPr>
    <w:rPr>
      <w:rFonts w:ascii="Times New Roman" w:eastAsiaTheme="minorEastAsia" w:hAnsi="Times New Roman" w:cstheme="minorBidi"/>
      <w:sz w:val="18"/>
      <w:szCs w:val="18"/>
      <w:lang w:eastAsia="en-US"/>
    </w:rPr>
  </w:style>
  <w:style w:type="numbering" w:customStyle="1" w:styleId="22">
    <w:name w:val="当前列表22"/>
    <w:uiPriority w:val="99"/>
    <w:rsid w:val="00E66199"/>
    <w:pPr>
      <w:numPr>
        <w:numId w:val="26"/>
      </w:numPr>
    </w:pPr>
  </w:style>
  <w:style w:type="numbering" w:customStyle="1" w:styleId="23">
    <w:name w:val="当前列表23"/>
    <w:uiPriority w:val="99"/>
    <w:rsid w:val="00E66199"/>
    <w:pPr>
      <w:numPr>
        <w:numId w:val="27"/>
      </w:numPr>
    </w:pPr>
  </w:style>
  <w:style w:type="numbering" w:customStyle="1" w:styleId="24">
    <w:name w:val="当前列表24"/>
    <w:uiPriority w:val="99"/>
    <w:rsid w:val="00E66199"/>
    <w:pPr>
      <w:numPr>
        <w:numId w:val="28"/>
      </w:numPr>
    </w:pPr>
  </w:style>
  <w:style w:type="numbering" w:customStyle="1" w:styleId="25">
    <w:name w:val="当前列表25"/>
    <w:uiPriority w:val="99"/>
    <w:rsid w:val="00E66199"/>
    <w:pPr>
      <w:numPr>
        <w:numId w:val="29"/>
      </w:numPr>
    </w:pPr>
  </w:style>
  <w:style w:type="numbering" w:customStyle="1" w:styleId="26">
    <w:name w:val="当前列表26"/>
    <w:uiPriority w:val="99"/>
    <w:rsid w:val="00E66199"/>
    <w:pPr>
      <w:numPr>
        <w:numId w:val="30"/>
      </w:numPr>
    </w:pPr>
  </w:style>
  <w:style w:type="numbering" w:customStyle="1" w:styleId="27">
    <w:name w:val="当前列表27"/>
    <w:uiPriority w:val="99"/>
    <w:rsid w:val="00E66199"/>
    <w:pPr>
      <w:numPr>
        <w:numId w:val="31"/>
      </w:numPr>
    </w:pPr>
  </w:style>
  <w:style w:type="character" w:customStyle="1" w:styleId="af6">
    <w:name w:val="页眉 字符"/>
    <w:basedOn w:val="a1"/>
    <w:link w:val="af5"/>
    <w:uiPriority w:val="99"/>
    <w:rsid w:val="00AE4957"/>
    <w:rPr>
      <w:sz w:val="18"/>
      <w:szCs w:val="18"/>
    </w:rPr>
  </w:style>
  <w:style w:type="paragraph" w:styleId="af7">
    <w:name w:val="footer"/>
    <w:basedOn w:val="a"/>
    <w:link w:val="af8"/>
    <w:uiPriority w:val="99"/>
    <w:unhideWhenUsed/>
    <w:rsid w:val="00AE4957"/>
    <w:pPr>
      <w:tabs>
        <w:tab w:val="center" w:pos="4153"/>
        <w:tab w:val="right" w:pos="8306"/>
      </w:tabs>
      <w:snapToGrid w:val="0"/>
      <w:spacing w:after="200"/>
    </w:pPr>
    <w:rPr>
      <w:rFonts w:ascii="Times New Roman" w:eastAsiaTheme="minorEastAsia" w:hAnsi="Times New Roman" w:cstheme="minorBidi"/>
      <w:sz w:val="18"/>
      <w:szCs w:val="18"/>
      <w:lang w:eastAsia="en-US"/>
    </w:rPr>
  </w:style>
  <w:style w:type="character" w:customStyle="1" w:styleId="af8">
    <w:name w:val="页脚 字符"/>
    <w:basedOn w:val="a1"/>
    <w:link w:val="af7"/>
    <w:uiPriority w:val="99"/>
    <w:rsid w:val="00AE4957"/>
    <w:rPr>
      <w:sz w:val="18"/>
      <w:szCs w:val="18"/>
    </w:rPr>
  </w:style>
  <w:style w:type="character" w:styleId="af9">
    <w:name w:val="line number"/>
    <w:basedOn w:val="a1"/>
    <w:semiHidden/>
    <w:unhideWhenUsed/>
    <w:rsid w:val="004A4AFD"/>
  </w:style>
  <w:style w:type="paragraph" w:customStyle="1" w:styleId="afa">
    <w:name w:val="自动更正"/>
    <w:rsid w:val="004A4AFD"/>
    <w:pPr>
      <w:widowControl w:val="0"/>
      <w:spacing w:after="0"/>
      <w:jc w:val="both"/>
    </w:pPr>
    <w:rPr>
      <w:kern w:val="2"/>
      <w:sz w:val="21"/>
      <w:lang w:eastAsia="zh-CN"/>
    </w:rPr>
  </w:style>
  <w:style w:type="character" w:styleId="afb">
    <w:name w:val="page number"/>
    <w:basedOn w:val="a1"/>
    <w:semiHidden/>
    <w:unhideWhenUsed/>
    <w:rsid w:val="0095004D"/>
  </w:style>
  <w:style w:type="paragraph" w:customStyle="1" w:styleId="afc">
    <w:name w:val="图录"/>
    <w:basedOn w:val="afd"/>
    <w:link w:val="afe"/>
    <w:autoRedefine/>
    <w:rsid w:val="00B77F41"/>
    <w:pPr>
      <w:ind w:left="227"/>
    </w:pPr>
    <w:rPr>
      <w:rFonts w:ascii="宋体" w:eastAsia="宋体" w:hAnsi="宋体"/>
      <w:sz w:val="21"/>
      <w:lang w:eastAsia="zh-CN"/>
    </w:rPr>
  </w:style>
  <w:style w:type="numbering" w:customStyle="1" w:styleId="28">
    <w:name w:val="当前列表28"/>
    <w:uiPriority w:val="99"/>
    <w:rsid w:val="003B1A84"/>
    <w:pPr>
      <w:numPr>
        <w:numId w:val="37"/>
      </w:numPr>
    </w:pPr>
  </w:style>
  <w:style w:type="numbering" w:customStyle="1" w:styleId="29">
    <w:name w:val="当前列表29"/>
    <w:uiPriority w:val="99"/>
    <w:rsid w:val="003B1A84"/>
    <w:pPr>
      <w:numPr>
        <w:numId w:val="38"/>
      </w:numPr>
    </w:pPr>
  </w:style>
  <w:style w:type="numbering" w:customStyle="1" w:styleId="300">
    <w:name w:val="当前列表30"/>
    <w:uiPriority w:val="99"/>
    <w:rsid w:val="00352FCB"/>
    <w:pPr>
      <w:numPr>
        <w:numId w:val="39"/>
      </w:numPr>
    </w:pPr>
  </w:style>
  <w:style w:type="paragraph" w:customStyle="1" w:styleId="aff">
    <w:name w:val="图标号"/>
    <w:basedOn w:val="afc"/>
    <w:qFormat/>
    <w:rsid w:val="00EB5304"/>
    <w:rPr>
      <w:bCs/>
    </w:rPr>
  </w:style>
  <w:style w:type="paragraph" w:styleId="afd">
    <w:name w:val="Note Heading"/>
    <w:basedOn w:val="a"/>
    <w:next w:val="a"/>
    <w:link w:val="aff0"/>
    <w:rsid w:val="003866B9"/>
    <w:pPr>
      <w:spacing w:after="200"/>
      <w:jc w:val="center"/>
    </w:pPr>
    <w:rPr>
      <w:rFonts w:ascii="Times New Roman" w:eastAsiaTheme="minorEastAsia" w:hAnsi="Times New Roman" w:cstheme="minorBidi"/>
      <w:lang w:eastAsia="en-US"/>
    </w:rPr>
  </w:style>
  <w:style w:type="character" w:customStyle="1" w:styleId="aff0">
    <w:name w:val="注释标题 字符"/>
    <w:basedOn w:val="a1"/>
    <w:link w:val="afd"/>
    <w:rsid w:val="003866B9"/>
    <w:rPr>
      <w:rFonts w:ascii="Times New Roman" w:hAnsi="Times New Roman"/>
    </w:rPr>
  </w:style>
  <w:style w:type="character" w:customStyle="1" w:styleId="afe">
    <w:name w:val="图录 字符"/>
    <w:basedOn w:val="aff0"/>
    <w:link w:val="afc"/>
    <w:rsid w:val="00B77F41"/>
    <w:rPr>
      <w:rFonts w:ascii="宋体" w:eastAsia="宋体" w:hAnsi="宋体"/>
      <w:sz w:val="21"/>
      <w:lang w:eastAsia="zh-CN"/>
    </w:rPr>
  </w:style>
  <w:style w:type="numbering" w:customStyle="1" w:styleId="31">
    <w:name w:val="当前列表31"/>
    <w:uiPriority w:val="99"/>
    <w:rsid w:val="003866B9"/>
    <w:pPr>
      <w:numPr>
        <w:numId w:val="40"/>
      </w:numPr>
    </w:pPr>
  </w:style>
  <w:style w:type="character" w:customStyle="1" w:styleId="91">
    <w:name w:val="标题 9 字符"/>
    <w:basedOn w:val="a1"/>
    <w:link w:val="90"/>
    <w:uiPriority w:val="9"/>
    <w:rsid w:val="00942B94"/>
    <w:rPr>
      <w:rFonts w:ascii="Times New Roman" w:eastAsia="Consolas" w:hAnsi="Times New Roman" w:cs="Times New Roman"/>
      <w:color w:val="FFFFFF" w:themeColor="background1"/>
      <w:shd w:val="clear" w:color="auto" w:fill="000000" w:themeFill="text1"/>
      <w:lang w:eastAsia="zh-CN"/>
    </w:rPr>
  </w:style>
  <w:style w:type="paragraph" w:customStyle="1" w:styleId="md-end-block">
    <w:name w:val="md-end-block"/>
    <w:basedOn w:val="a"/>
    <w:rsid w:val="00A16FEA"/>
    <w:pPr>
      <w:spacing w:before="100" w:beforeAutospacing="1" w:after="100" w:afterAutospacing="1"/>
    </w:pPr>
    <w:rPr>
      <w:rFonts w:ascii="Times New Roman" w:eastAsia="Times New Roman" w:hAnsi="Times New Roman" w:cs="Times New Roman"/>
      <w:lang w:val="zh-CN"/>
    </w:rPr>
  </w:style>
  <w:style w:type="character" w:customStyle="1" w:styleId="md-plain">
    <w:name w:val="md-plain"/>
    <w:basedOn w:val="a1"/>
    <w:rsid w:val="00A16FEA"/>
  </w:style>
  <w:style w:type="paragraph" w:styleId="aff1">
    <w:name w:val="Balloon Text"/>
    <w:basedOn w:val="a"/>
    <w:link w:val="aff2"/>
    <w:semiHidden/>
    <w:unhideWhenUsed/>
    <w:rsid w:val="00D846E7"/>
    <w:rPr>
      <w:rFonts w:ascii="Times New Roman" w:eastAsiaTheme="minorEastAsia" w:hAnsi="Times New Roman" w:cstheme="minorBidi"/>
      <w:sz w:val="18"/>
      <w:szCs w:val="18"/>
      <w:lang w:eastAsia="en-US"/>
    </w:rPr>
  </w:style>
  <w:style w:type="character" w:customStyle="1" w:styleId="aff2">
    <w:name w:val="批注框文本 字符"/>
    <w:basedOn w:val="a1"/>
    <w:link w:val="aff1"/>
    <w:semiHidden/>
    <w:rsid w:val="00D846E7"/>
    <w:rPr>
      <w:rFonts w:ascii="Times New Roman" w:hAnsi="Times New Roman"/>
      <w:sz w:val="18"/>
      <w:szCs w:val="18"/>
    </w:rPr>
  </w:style>
  <w:style w:type="character" w:styleId="aff3">
    <w:name w:val="annotation reference"/>
    <w:basedOn w:val="a1"/>
    <w:semiHidden/>
    <w:unhideWhenUsed/>
    <w:rsid w:val="001957DE"/>
    <w:rPr>
      <w:sz w:val="21"/>
      <w:szCs w:val="21"/>
    </w:rPr>
  </w:style>
  <w:style w:type="paragraph" w:styleId="aff4">
    <w:name w:val="annotation text"/>
    <w:basedOn w:val="a"/>
    <w:link w:val="aff5"/>
    <w:semiHidden/>
    <w:unhideWhenUsed/>
    <w:rsid w:val="001957DE"/>
    <w:pPr>
      <w:spacing w:after="200"/>
    </w:pPr>
    <w:rPr>
      <w:rFonts w:ascii="Times New Roman" w:eastAsiaTheme="minorEastAsia" w:hAnsi="Times New Roman" w:cstheme="minorBidi"/>
      <w:lang w:eastAsia="en-US"/>
    </w:rPr>
  </w:style>
  <w:style w:type="character" w:customStyle="1" w:styleId="aff5">
    <w:name w:val="批注文字 字符"/>
    <w:basedOn w:val="a1"/>
    <w:link w:val="aff4"/>
    <w:semiHidden/>
    <w:rsid w:val="001957DE"/>
    <w:rPr>
      <w:rFonts w:ascii="Times New Roman" w:hAnsi="Times New Roman"/>
    </w:rPr>
  </w:style>
  <w:style w:type="paragraph" w:styleId="aff6">
    <w:name w:val="annotation subject"/>
    <w:basedOn w:val="aff4"/>
    <w:next w:val="aff4"/>
    <w:link w:val="aff7"/>
    <w:semiHidden/>
    <w:unhideWhenUsed/>
    <w:rsid w:val="001957DE"/>
    <w:rPr>
      <w:b/>
      <w:bCs/>
    </w:rPr>
  </w:style>
  <w:style w:type="character" w:customStyle="1" w:styleId="aff7">
    <w:name w:val="批注主题 字符"/>
    <w:basedOn w:val="aff5"/>
    <w:link w:val="aff6"/>
    <w:semiHidden/>
    <w:rsid w:val="001957DE"/>
    <w:rPr>
      <w:rFonts w:ascii="Times New Roman" w:hAnsi="Times New Roman"/>
      <w:b/>
      <w:bCs/>
    </w:rPr>
  </w:style>
  <w:style w:type="paragraph" w:styleId="aff8">
    <w:name w:val="Revision"/>
    <w:hidden/>
    <w:semiHidden/>
    <w:rsid w:val="001957DE"/>
    <w:pPr>
      <w:spacing w:after="0"/>
    </w:pPr>
    <w:rPr>
      <w:rFonts w:ascii="Times New Roman" w:hAnsi="Times New Roman"/>
    </w:rPr>
  </w:style>
  <w:style w:type="character" w:customStyle="1" w:styleId="neirong">
    <w:name w:val="neirong"/>
    <w:basedOn w:val="a1"/>
    <w:rsid w:val="00F53941"/>
  </w:style>
  <w:style w:type="numbering" w:customStyle="1" w:styleId="32">
    <w:name w:val="当前列表32"/>
    <w:uiPriority w:val="99"/>
    <w:rsid w:val="002A64AF"/>
    <w:pPr>
      <w:numPr>
        <w:numId w:val="44"/>
      </w:numPr>
    </w:pPr>
  </w:style>
  <w:style w:type="character" w:customStyle="1" w:styleId="caozuo">
    <w:name w:val="caozuo"/>
    <w:basedOn w:val="a1"/>
    <w:rsid w:val="00F53941"/>
  </w:style>
  <w:style w:type="paragraph" w:styleId="aff9">
    <w:name w:val="List Paragraph"/>
    <w:basedOn w:val="a"/>
    <w:rsid w:val="00F53941"/>
    <w:pPr>
      <w:spacing w:after="200"/>
      <w:ind w:firstLineChars="200" w:firstLine="420"/>
    </w:pPr>
    <w:rPr>
      <w:rFonts w:ascii="Times New Roman" w:eastAsiaTheme="minorEastAsia" w:hAnsi="Times New Roman" w:cstheme="minorBidi"/>
      <w:lang w:eastAsia="en-US"/>
    </w:rPr>
  </w:style>
  <w:style w:type="paragraph" w:styleId="HTML">
    <w:name w:val="HTML Preformatted"/>
    <w:basedOn w:val="a"/>
    <w:link w:val="HTML0"/>
    <w:uiPriority w:val="99"/>
    <w:semiHidden/>
    <w:unhideWhenUsed/>
    <w:rsid w:val="00D97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1"/>
    <w:link w:val="HTML"/>
    <w:uiPriority w:val="99"/>
    <w:semiHidden/>
    <w:rsid w:val="00D97F0D"/>
    <w:rPr>
      <w:rFonts w:ascii="宋体" w:eastAsia="宋体" w:hAnsi="宋体" w:cs="宋体"/>
      <w:lang w:eastAsia="zh-CN"/>
    </w:rPr>
  </w:style>
  <w:style w:type="character" w:customStyle="1" w:styleId="ab">
    <w:name w:val="脚注文本 字符"/>
    <w:basedOn w:val="a1"/>
    <w:link w:val="aa"/>
    <w:uiPriority w:val="9"/>
    <w:rsid w:val="00E2678D"/>
    <w:rPr>
      <w:rFonts w:ascii="Times New Roman" w:hAnsi="Times New Roman"/>
      <w:sz w:val="21"/>
    </w:rPr>
  </w:style>
  <w:style w:type="character" w:styleId="affa">
    <w:name w:val="Unresolved Mention"/>
    <w:basedOn w:val="a1"/>
    <w:uiPriority w:val="99"/>
    <w:semiHidden/>
    <w:unhideWhenUsed/>
    <w:rsid w:val="00AD5CD8"/>
    <w:rPr>
      <w:color w:val="605E5C"/>
      <w:shd w:val="clear" w:color="auto" w:fill="E1DFDD"/>
    </w:rPr>
  </w:style>
  <w:style w:type="numbering" w:customStyle="1" w:styleId="33">
    <w:name w:val="当前列表33"/>
    <w:uiPriority w:val="99"/>
    <w:rsid w:val="005D0D77"/>
    <w:pPr>
      <w:numPr>
        <w:numId w:val="52"/>
      </w:numPr>
    </w:pPr>
  </w:style>
  <w:style w:type="numbering" w:customStyle="1" w:styleId="34">
    <w:name w:val="当前列表34"/>
    <w:uiPriority w:val="99"/>
    <w:rsid w:val="005D0D77"/>
    <w:pPr>
      <w:numPr>
        <w:numId w:val="53"/>
      </w:numPr>
    </w:pPr>
  </w:style>
  <w:style w:type="numbering" w:customStyle="1" w:styleId="35">
    <w:name w:val="当前列表35"/>
    <w:uiPriority w:val="99"/>
    <w:rsid w:val="005D0D77"/>
    <w:pPr>
      <w:numPr>
        <w:numId w:val="54"/>
      </w:numPr>
    </w:pPr>
  </w:style>
  <w:style w:type="numbering" w:customStyle="1" w:styleId="36">
    <w:name w:val="当前列表36"/>
    <w:uiPriority w:val="99"/>
    <w:rsid w:val="00737B10"/>
    <w:pPr>
      <w:numPr>
        <w:numId w:val="55"/>
      </w:numPr>
    </w:pPr>
  </w:style>
  <w:style w:type="numbering" w:customStyle="1" w:styleId="37">
    <w:name w:val="当前列表37"/>
    <w:uiPriority w:val="99"/>
    <w:rsid w:val="00737B10"/>
    <w:pPr>
      <w:numPr>
        <w:numId w:val="56"/>
      </w:numPr>
    </w:pPr>
  </w:style>
  <w:style w:type="numbering" w:customStyle="1" w:styleId="38">
    <w:name w:val="当前列表38"/>
    <w:uiPriority w:val="99"/>
    <w:rsid w:val="00737B10"/>
    <w:pPr>
      <w:numPr>
        <w:numId w:val="5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0494">
      <w:bodyDiv w:val="1"/>
      <w:marLeft w:val="0"/>
      <w:marRight w:val="0"/>
      <w:marTop w:val="0"/>
      <w:marBottom w:val="0"/>
      <w:divBdr>
        <w:top w:val="none" w:sz="0" w:space="0" w:color="auto"/>
        <w:left w:val="none" w:sz="0" w:space="0" w:color="auto"/>
        <w:bottom w:val="none" w:sz="0" w:space="0" w:color="auto"/>
        <w:right w:val="none" w:sz="0" w:space="0" w:color="auto"/>
      </w:divBdr>
    </w:div>
    <w:div w:id="63601060">
      <w:bodyDiv w:val="1"/>
      <w:marLeft w:val="0"/>
      <w:marRight w:val="0"/>
      <w:marTop w:val="0"/>
      <w:marBottom w:val="0"/>
      <w:divBdr>
        <w:top w:val="none" w:sz="0" w:space="0" w:color="auto"/>
        <w:left w:val="none" w:sz="0" w:space="0" w:color="auto"/>
        <w:bottom w:val="none" w:sz="0" w:space="0" w:color="auto"/>
        <w:right w:val="none" w:sz="0" w:space="0" w:color="auto"/>
      </w:divBdr>
    </w:div>
    <w:div w:id="110322319">
      <w:bodyDiv w:val="1"/>
      <w:marLeft w:val="0"/>
      <w:marRight w:val="0"/>
      <w:marTop w:val="0"/>
      <w:marBottom w:val="0"/>
      <w:divBdr>
        <w:top w:val="none" w:sz="0" w:space="0" w:color="auto"/>
        <w:left w:val="none" w:sz="0" w:space="0" w:color="auto"/>
        <w:bottom w:val="none" w:sz="0" w:space="0" w:color="auto"/>
        <w:right w:val="none" w:sz="0" w:space="0" w:color="auto"/>
      </w:divBdr>
    </w:div>
    <w:div w:id="147090847">
      <w:bodyDiv w:val="1"/>
      <w:marLeft w:val="0"/>
      <w:marRight w:val="0"/>
      <w:marTop w:val="0"/>
      <w:marBottom w:val="0"/>
      <w:divBdr>
        <w:top w:val="none" w:sz="0" w:space="0" w:color="auto"/>
        <w:left w:val="none" w:sz="0" w:space="0" w:color="auto"/>
        <w:bottom w:val="none" w:sz="0" w:space="0" w:color="auto"/>
        <w:right w:val="none" w:sz="0" w:space="0" w:color="auto"/>
      </w:divBdr>
    </w:div>
    <w:div w:id="167253506">
      <w:bodyDiv w:val="1"/>
      <w:marLeft w:val="0"/>
      <w:marRight w:val="0"/>
      <w:marTop w:val="0"/>
      <w:marBottom w:val="0"/>
      <w:divBdr>
        <w:top w:val="none" w:sz="0" w:space="0" w:color="auto"/>
        <w:left w:val="none" w:sz="0" w:space="0" w:color="auto"/>
        <w:bottom w:val="none" w:sz="0" w:space="0" w:color="auto"/>
        <w:right w:val="none" w:sz="0" w:space="0" w:color="auto"/>
      </w:divBdr>
    </w:div>
    <w:div w:id="173887663">
      <w:bodyDiv w:val="1"/>
      <w:marLeft w:val="0"/>
      <w:marRight w:val="0"/>
      <w:marTop w:val="0"/>
      <w:marBottom w:val="0"/>
      <w:divBdr>
        <w:top w:val="none" w:sz="0" w:space="0" w:color="auto"/>
        <w:left w:val="none" w:sz="0" w:space="0" w:color="auto"/>
        <w:bottom w:val="none" w:sz="0" w:space="0" w:color="auto"/>
        <w:right w:val="none" w:sz="0" w:space="0" w:color="auto"/>
      </w:divBdr>
    </w:div>
    <w:div w:id="237180218">
      <w:bodyDiv w:val="1"/>
      <w:marLeft w:val="0"/>
      <w:marRight w:val="0"/>
      <w:marTop w:val="0"/>
      <w:marBottom w:val="0"/>
      <w:divBdr>
        <w:top w:val="none" w:sz="0" w:space="0" w:color="auto"/>
        <w:left w:val="none" w:sz="0" w:space="0" w:color="auto"/>
        <w:bottom w:val="none" w:sz="0" w:space="0" w:color="auto"/>
        <w:right w:val="none" w:sz="0" w:space="0" w:color="auto"/>
      </w:divBdr>
    </w:div>
    <w:div w:id="258804442">
      <w:bodyDiv w:val="1"/>
      <w:marLeft w:val="0"/>
      <w:marRight w:val="0"/>
      <w:marTop w:val="0"/>
      <w:marBottom w:val="0"/>
      <w:divBdr>
        <w:top w:val="none" w:sz="0" w:space="0" w:color="auto"/>
        <w:left w:val="none" w:sz="0" w:space="0" w:color="auto"/>
        <w:bottom w:val="none" w:sz="0" w:space="0" w:color="auto"/>
        <w:right w:val="none" w:sz="0" w:space="0" w:color="auto"/>
      </w:divBdr>
    </w:div>
    <w:div w:id="259802379">
      <w:bodyDiv w:val="1"/>
      <w:marLeft w:val="0"/>
      <w:marRight w:val="0"/>
      <w:marTop w:val="0"/>
      <w:marBottom w:val="0"/>
      <w:divBdr>
        <w:top w:val="none" w:sz="0" w:space="0" w:color="auto"/>
        <w:left w:val="none" w:sz="0" w:space="0" w:color="auto"/>
        <w:bottom w:val="none" w:sz="0" w:space="0" w:color="auto"/>
        <w:right w:val="none" w:sz="0" w:space="0" w:color="auto"/>
      </w:divBdr>
    </w:div>
    <w:div w:id="278991539">
      <w:bodyDiv w:val="1"/>
      <w:marLeft w:val="0"/>
      <w:marRight w:val="0"/>
      <w:marTop w:val="0"/>
      <w:marBottom w:val="0"/>
      <w:divBdr>
        <w:top w:val="none" w:sz="0" w:space="0" w:color="auto"/>
        <w:left w:val="none" w:sz="0" w:space="0" w:color="auto"/>
        <w:bottom w:val="none" w:sz="0" w:space="0" w:color="auto"/>
        <w:right w:val="none" w:sz="0" w:space="0" w:color="auto"/>
      </w:divBdr>
    </w:div>
    <w:div w:id="286744210">
      <w:bodyDiv w:val="1"/>
      <w:marLeft w:val="0"/>
      <w:marRight w:val="0"/>
      <w:marTop w:val="0"/>
      <w:marBottom w:val="0"/>
      <w:divBdr>
        <w:top w:val="none" w:sz="0" w:space="0" w:color="auto"/>
        <w:left w:val="none" w:sz="0" w:space="0" w:color="auto"/>
        <w:bottom w:val="none" w:sz="0" w:space="0" w:color="auto"/>
        <w:right w:val="none" w:sz="0" w:space="0" w:color="auto"/>
      </w:divBdr>
    </w:div>
    <w:div w:id="322317824">
      <w:bodyDiv w:val="1"/>
      <w:marLeft w:val="0"/>
      <w:marRight w:val="0"/>
      <w:marTop w:val="0"/>
      <w:marBottom w:val="0"/>
      <w:divBdr>
        <w:top w:val="none" w:sz="0" w:space="0" w:color="auto"/>
        <w:left w:val="none" w:sz="0" w:space="0" w:color="auto"/>
        <w:bottom w:val="none" w:sz="0" w:space="0" w:color="auto"/>
        <w:right w:val="none" w:sz="0" w:space="0" w:color="auto"/>
      </w:divBdr>
    </w:div>
    <w:div w:id="339427888">
      <w:bodyDiv w:val="1"/>
      <w:marLeft w:val="0"/>
      <w:marRight w:val="0"/>
      <w:marTop w:val="0"/>
      <w:marBottom w:val="0"/>
      <w:divBdr>
        <w:top w:val="none" w:sz="0" w:space="0" w:color="auto"/>
        <w:left w:val="none" w:sz="0" w:space="0" w:color="auto"/>
        <w:bottom w:val="none" w:sz="0" w:space="0" w:color="auto"/>
        <w:right w:val="none" w:sz="0" w:space="0" w:color="auto"/>
      </w:divBdr>
    </w:div>
    <w:div w:id="347484618">
      <w:bodyDiv w:val="1"/>
      <w:marLeft w:val="0"/>
      <w:marRight w:val="0"/>
      <w:marTop w:val="0"/>
      <w:marBottom w:val="0"/>
      <w:divBdr>
        <w:top w:val="none" w:sz="0" w:space="0" w:color="auto"/>
        <w:left w:val="none" w:sz="0" w:space="0" w:color="auto"/>
        <w:bottom w:val="none" w:sz="0" w:space="0" w:color="auto"/>
        <w:right w:val="none" w:sz="0" w:space="0" w:color="auto"/>
      </w:divBdr>
    </w:div>
    <w:div w:id="370765174">
      <w:bodyDiv w:val="1"/>
      <w:marLeft w:val="0"/>
      <w:marRight w:val="0"/>
      <w:marTop w:val="0"/>
      <w:marBottom w:val="0"/>
      <w:divBdr>
        <w:top w:val="none" w:sz="0" w:space="0" w:color="auto"/>
        <w:left w:val="none" w:sz="0" w:space="0" w:color="auto"/>
        <w:bottom w:val="none" w:sz="0" w:space="0" w:color="auto"/>
        <w:right w:val="none" w:sz="0" w:space="0" w:color="auto"/>
      </w:divBdr>
    </w:div>
    <w:div w:id="420764352">
      <w:bodyDiv w:val="1"/>
      <w:marLeft w:val="0"/>
      <w:marRight w:val="0"/>
      <w:marTop w:val="0"/>
      <w:marBottom w:val="0"/>
      <w:divBdr>
        <w:top w:val="none" w:sz="0" w:space="0" w:color="auto"/>
        <w:left w:val="none" w:sz="0" w:space="0" w:color="auto"/>
        <w:bottom w:val="none" w:sz="0" w:space="0" w:color="auto"/>
        <w:right w:val="none" w:sz="0" w:space="0" w:color="auto"/>
      </w:divBdr>
      <w:divsChild>
        <w:div w:id="504906344">
          <w:marLeft w:val="0"/>
          <w:marRight w:val="0"/>
          <w:marTop w:val="0"/>
          <w:marBottom w:val="0"/>
          <w:divBdr>
            <w:top w:val="none" w:sz="0" w:space="0" w:color="auto"/>
            <w:left w:val="none" w:sz="0" w:space="0" w:color="auto"/>
            <w:bottom w:val="none" w:sz="0" w:space="0" w:color="auto"/>
            <w:right w:val="none" w:sz="0" w:space="0" w:color="auto"/>
          </w:divBdr>
          <w:divsChild>
            <w:div w:id="1114860435">
              <w:marLeft w:val="0"/>
              <w:marRight w:val="0"/>
              <w:marTop w:val="0"/>
              <w:marBottom w:val="0"/>
              <w:divBdr>
                <w:top w:val="none" w:sz="0" w:space="0" w:color="auto"/>
                <w:left w:val="none" w:sz="0" w:space="0" w:color="auto"/>
                <w:bottom w:val="none" w:sz="0" w:space="0" w:color="auto"/>
                <w:right w:val="none" w:sz="0" w:space="0" w:color="auto"/>
              </w:divBdr>
              <w:divsChild>
                <w:div w:id="13241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79878">
      <w:bodyDiv w:val="1"/>
      <w:marLeft w:val="0"/>
      <w:marRight w:val="0"/>
      <w:marTop w:val="0"/>
      <w:marBottom w:val="0"/>
      <w:divBdr>
        <w:top w:val="none" w:sz="0" w:space="0" w:color="auto"/>
        <w:left w:val="none" w:sz="0" w:space="0" w:color="auto"/>
        <w:bottom w:val="none" w:sz="0" w:space="0" w:color="auto"/>
        <w:right w:val="none" w:sz="0" w:space="0" w:color="auto"/>
      </w:divBdr>
    </w:div>
    <w:div w:id="704989138">
      <w:bodyDiv w:val="1"/>
      <w:marLeft w:val="0"/>
      <w:marRight w:val="0"/>
      <w:marTop w:val="0"/>
      <w:marBottom w:val="0"/>
      <w:divBdr>
        <w:top w:val="none" w:sz="0" w:space="0" w:color="auto"/>
        <w:left w:val="none" w:sz="0" w:space="0" w:color="auto"/>
        <w:bottom w:val="none" w:sz="0" w:space="0" w:color="auto"/>
        <w:right w:val="none" w:sz="0" w:space="0" w:color="auto"/>
      </w:divBdr>
    </w:div>
    <w:div w:id="765883074">
      <w:bodyDiv w:val="1"/>
      <w:marLeft w:val="0"/>
      <w:marRight w:val="0"/>
      <w:marTop w:val="0"/>
      <w:marBottom w:val="0"/>
      <w:divBdr>
        <w:top w:val="none" w:sz="0" w:space="0" w:color="auto"/>
        <w:left w:val="none" w:sz="0" w:space="0" w:color="auto"/>
        <w:bottom w:val="none" w:sz="0" w:space="0" w:color="auto"/>
        <w:right w:val="none" w:sz="0" w:space="0" w:color="auto"/>
      </w:divBdr>
    </w:div>
    <w:div w:id="886457173">
      <w:bodyDiv w:val="1"/>
      <w:marLeft w:val="0"/>
      <w:marRight w:val="0"/>
      <w:marTop w:val="0"/>
      <w:marBottom w:val="0"/>
      <w:divBdr>
        <w:top w:val="none" w:sz="0" w:space="0" w:color="auto"/>
        <w:left w:val="none" w:sz="0" w:space="0" w:color="auto"/>
        <w:bottom w:val="none" w:sz="0" w:space="0" w:color="auto"/>
        <w:right w:val="none" w:sz="0" w:space="0" w:color="auto"/>
      </w:divBdr>
    </w:div>
    <w:div w:id="893352940">
      <w:bodyDiv w:val="1"/>
      <w:marLeft w:val="0"/>
      <w:marRight w:val="0"/>
      <w:marTop w:val="0"/>
      <w:marBottom w:val="0"/>
      <w:divBdr>
        <w:top w:val="none" w:sz="0" w:space="0" w:color="auto"/>
        <w:left w:val="none" w:sz="0" w:space="0" w:color="auto"/>
        <w:bottom w:val="none" w:sz="0" w:space="0" w:color="auto"/>
        <w:right w:val="none" w:sz="0" w:space="0" w:color="auto"/>
      </w:divBdr>
    </w:div>
    <w:div w:id="1000430236">
      <w:bodyDiv w:val="1"/>
      <w:marLeft w:val="0"/>
      <w:marRight w:val="0"/>
      <w:marTop w:val="0"/>
      <w:marBottom w:val="0"/>
      <w:divBdr>
        <w:top w:val="none" w:sz="0" w:space="0" w:color="auto"/>
        <w:left w:val="none" w:sz="0" w:space="0" w:color="auto"/>
        <w:bottom w:val="none" w:sz="0" w:space="0" w:color="auto"/>
        <w:right w:val="none" w:sz="0" w:space="0" w:color="auto"/>
      </w:divBdr>
    </w:div>
    <w:div w:id="1136946846">
      <w:bodyDiv w:val="1"/>
      <w:marLeft w:val="0"/>
      <w:marRight w:val="0"/>
      <w:marTop w:val="0"/>
      <w:marBottom w:val="0"/>
      <w:divBdr>
        <w:top w:val="none" w:sz="0" w:space="0" w:color="auto"/>
        <w:left w:val="none" w:sz="0" w:space="0" w:color="auto"/>
        <w:bottom w:val="none" w:sz="0" w:space="0" w:color="auto"/>
        <w:right w:val="none" w:sz="0" w:space="0" w:color="auto"/>
      </w:divBdr>
    </w:div>
    <w:div w:id="1161967885">
      <w:bodyDiv w:val="1"/>
      <w:marLeft w:val="0"/>
      <w:marRight w:val="0"/>
      <w:marTop w:val="0"/>
      <w:marBottom w:val="0"/>
      <w:divBdr>
        <w:top w:val="none" w:sz="0" w:space="0" w:color="auto"/>
        <w:left w:val="none" w:sz="0" w:space="0" w:color="auto"/>
        <w:bottom w:val="none" w:sz="0" w:space="0" w:color="auto"/>
        <w:right w:val="none" w:sz="0" w:space="0" w:color="auto"/>
      </w:divBdr>
    </w:div>
    <w:div w:id="1219438085">
      <w:bodyDiv w:val="1"/>
      <w:marLeft w:val="0"/>
      <w:marRight w:val="0"/>
      <w:marTop w:val="0"/>
      <w:marBottom w:val="0"/>
      <w:divBdr>
        <w:top w:val="none" w:sz="0" w:space="0" w:color="auto"/>
        <w:left w:val="none" w:sz="0" w:space="0" w:color="auto"/>
        <w:bottom w:val="none" w:sz="0" w:space="0" w:color="auto"/>
        <w:right w:val="none" w:sz="0" w:space="0" w:color="auto"/>
      </w:divBdr>
    </w:div>
    <w:div w:id="1331757947">
      <w:bodyDiv w:val="1"/>
      <w:marLeft w:val="0"/>
      <w:marRight w:val="0"/>
      <w:marTop w:val="0"/>
      <w:marBottom w:val="0"/>
      <w:divBdr>
        <w:top w:val="none" w:sz="0" w:space="0" w:color="auto"/>
        <w:left w:val="none" w:sz="0" w:space="0" w:color="auto"/>
        <w:bottom w:val="none" w:sz="0" w:space="0" w:color="auto"/>
        <w:right w:val="none" w:sz="0" w:space="0" w:color="auto"/>
      </w:divBdr>
    </w:div>
    <w:div w:id="1432772332">
      <w:bodyDiv w:val="1"/>
      <w:marLeft w:val="0"/>
      <w:marRight w:val="0"/>
      <w:marTop w:val="0"/>
      <w:marBottom w:val="0"/>
      <w:divBdr>
        <w:top w:val="none" w:sz="0" w:space="0" w:color="auto"/>
        <w:left w:val="none" w:sz="0" w:space="0" w:color="auto"/>
        <w:bottom w:val="none" w:sz="0" w:space="0" w:color="auto"/>
        <w:right w:val="none" w:sz="0" w:space="0" w:color="auto"/>
      </w:divBdr>
    </w:div>
    <w:div w:id="1498424957">
      <w:bodyDiv w:val="1"/>
      <w:marLeft w:val="0"/>
      <w:marRight w:val="0"/>
      <w:marTop w:val="0"/>
      <w:marBottom w:val="0"/>
      <w:divBdr>
        <w:top w:val="none" w:sz="0" w:space="0" w:color="auto"/>
        <w:left w:val="none" w:sz="0" w:space="0" w:color="auto"/>
        <w:bottom w:val="none" w:sz="0" w:space="0" w:color="auto"/>
        <w:right w:val="none" w:sz="0" w:space="0" w:color="auto"/>
      </w:divBdr>
    </w:div>
    <w:div w:id="1620795698">
      <w:bodyDiv w:val="1"/>
      <w:marLeft w:val="0"/>
      <w:marRight w:val="0"/>
      <w:marTop w:val="0"/>
      <w:marBottom w:val="0"/>
      <w:divBdr>
        <w:top w:val="none" w:sz="0" w:space="0" w:color="auto"/>
        <w:left w:val="none" w:sz="0" w:space="0" w:color="auto"/>
        <w:bottom w:val="none" w:sz="0" w:space="0" w:color="auto"/>
        <w:right w:val="none" w:sz="0" w:space="0" w:color="auto"/>
      </w:divBdr>
    </w:div>
    <w:div w:id="1671786484">
      <w:bodyDiv w:val="1"/>
      <w:marLeft w:val="0"/>
      <w:marRight w:val="0"/>
      <w:marTop w:val="0"/>
      <w:marBottom w:val="0"/>
      <w:divBdr>
        <w:top w:val="none" w:sz="0" w:space="0" w:color="auto"/>
        <w:left w:val="none" w:sz="0" w:space="0" w:color="auto"/>
        <w:bottom w:val="none" w:sz="0" w:space="0" w:color="auto"/>
        <w:right w:val="none" w:sz="0" w:space="0" w:color="auto"/>
      </w:divBdr>
    </w:div>
    <w:div w:id="1702437335">
      <w:bodyDiv w:val="1"/>
      <w:marLeft w:val="0"/>
      <w:marRight w:val="0"/>
      <w:marTop w:val="0"/>
      <w:marBottom w:val="0"/>
      <w:divBdr>
        <w:top w:val="none" w:sz="0" w:space="0" w:color="auto"/>
        <w:left w:val="none" w:sz="0" w:space="0" w:color="auto"/>
        <w:bottom w:val="none" w:sz="0" w:space="0" w:color="auto"/>
        <w:right w:val="none" w:sz="0" w:space="0" w:color="auto"/>
      </w:divBdr>
    </w:div>
    <w:div w:id="1715081323">
      <w:bodyDiv w:val="1"/>
      <w:marLeft w:val="0"/>
      <w:marRight w:val="0"/>
      <w:marTop w:val="0"/>
      <w:marBottom w:val="0"/>
      <w:divBdr>
        <w:top w:val="none" w:sz="0" w:space="0" w:color="auto"/>
        <w:left w:val="none" w:sz="0" w:space="0" w:color="auto"/>
        <w:bottom w:val="none" w:sz="0" w:space="0" w:color="auto"/>
        <w:right w:val="none" w:sz="0" w:space="0" w:color="auto"/>
      </w:divBdr>
    </w:div>
    <w:div w:id="1799102968">
      <w:bodyDiv w:val="1"/>
      <w:marLeft w:val="0"/>
      <w:marRight w:val="0"/>
      <w:marTop w:val="0"/>
      <w:marBottom w:val="0"/>
      <w:divBdr>
        <w:top w:val="none" w:sz="0" w:space="0" w:color="auto"/>
        <w:left w:val="none" w:sz="0" w:space="0" w:color="auto"/>
        <w:bottom w:val="none" w:sz="0" w:space="0" w:color="auto"/>
        <w:right w:val="none" w:sz="0" w:space="0" w:color="auto"/>
      </w:divBdr>
      <w:divsChild>
        <w:div w:id="2077589045">
          <w:marLeft w:val="0"/>
          <w:marRight w:val="0"/>
          <w:marTop w:val="0"/>
          <w:marBottom w:val="0"/>
          <w:divBdr>
            <w:top w:val="none" w:sz="0" w:space="0" w:color="auto"/>
            <w:left w:val="none" w:sz="0" w:space="0" w:color="auto"/>
            <w:bottom w:val="none" w:sz="0" w:space="0" w:color="auto"/>
            <w:right w:val="none" w:sz="0" w:space="0" w:color="auto"/>
          </w:divBdr>
          <w:divsChild>
            <w:div w:id="1730299588">
              <w:marLeft w:val="0"/>
              <w:marRight w:val="0"/>
              <w:marTop w:val="0"/>
              <w:marBottom w:val="0"/>
              <w:divBdr>
                <w:top w:val="none" w:sz="0" w:space="0" w:color="auto"/>
                <w:left w:val="none" w:sz="0" w:space="0" w:color="auto"/>
                <w:bottom w:val="none" w:sz="0" w:space="0" w:color="auto"/>
                <w:right w:val="none" w:sz="0" w:space="0" w:color="auto"/>
              </w:divBdr>
              <w:divsChild>
                <w:div w:id="5521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73030">
      <w:bodyDiv w:val="1"/>
      <w:marLeft w:val="0"/>
      <w:marRight w:val="0"/>
      <w:marTop w:val="0"/>
      <w:marBottom w:val="0"/>
      <w:divBdr>
        <w:top w:val="none" w:sz="0" w:space="0" w:color="auto"/>
        <w:left w:val="none" w:sz="0" w:space="0" w:color="auto"/>
        <w:bottom w:val="none" w:sz="0" w:space="0" w:color="auto"/>
        <w:right w:val="none" w:sz="0" w:space="0" w:color="auto"/>
      </w:divBdr>
    </w:div>
    <w:div w:id="1865093807">
      <w:bodyDiv w:val="1"/>
      <w:marLeft w:val="0"/>
      <w:marRight w:val="0"/>
      <w:marTop w:val="0"/>
      <w:marBottom w:val="0"/>
      <w:divBdr>
        <w:top w:val="none" w:sz="0" w:space="0" w:color="auto"/>
        <w:left w:val="none" w:sz="0" w:space="0" w:color="auto"/>
        <w:bottom w:val="none" w:sz="0" w:space="0" w:color="auto"/>
        <w:right w:val="none" w:sz="0" w:space="0" w:color="auto"/>
      </w:divBdr>
    </w:div>
    <w:div w:id="1946421379">
      <w:bodyDiv w:val="1"/>
      <w:marLeft w:val="0"/>
      <w:marRight w:val="0"/>
      <w:marTop w:val="0"/>
      <w:marBottom w:val="0"/>
      <w:divBdr>
        <w:top w:val="none" w:sz="0" w:space="0" w:color="auto"/>
        <w:left w:val="none" w:sz="0" w:space="0" w:color="auto"/>
        <w:bottom w:val="none" w:sz="0" w:space="0" w:color="auto"/>
        <w:right w:val="none" w:sz="0" w:space="0" w:color="auto"/>
      </w:divBdr>
    </w:div>
    <w:div w:id="1947469564">
      <w:bodyDiv w:val="1"/>
      <w:marLeft w:val="0"/>
      <w:marRight w:val="0"/>
      <w:marTop w:val="0"/>
      <w:marBottom w:val="0"/>
      <w:divBdr>
        <w:top w:val="none" w:sz="0" w:space="0" w:color="auto"/>
        <w:left w:val="none" w:sz="0" w:space="0" w:color="auto"/>
        <w:bottom w:val="none" w:sz="0" w:space="0" w:color="auto"/>
        <w:right w:val="none" w:sz="0" w:space="0" w:color="auto"/>
      </w:divBdr>
    </w:div>
    <w:div w:id="2053458189">
      <w:bodyDiv w:val="1"/>
      <w:marLeft w:val="0"/>
      <w:marRight w:val="0"/>
      <w:marTop w:val="0"/>
      <w:marBottom w:val="0"/>
      <w:divBdr>
        <w:top w:val="none" w:sz="0" w:space="0" w:color="auto"/>
        <w:left w:val="none" w:sz="0" w:space="0" w:color="auto"/>
        <w:bottom w:val="none" w:sz="0" w:space="0" w:color="auto"/>
        <w:right w:val="none" w:sz="0" w:space="0" w:color="auto"/>
      </w:divBdr>
    </w:div>
    <w:div w:id="2125071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3789A-FDBF-2E41-8CBB-F9129D330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46</Pages>
  <Words>5403</Words>
  <Characters>30800</Characters>
  <Application>Microsoft Office Word</Application>
  <DocSecurity>0</DocSecurity>
  <Lines>256</Lines>
  <Paragraphs>72</Paragraphs>
  <ScaleCrop>false</ScaleCrop>
  <Company/>
  <LinksUpToDate>false</LinksUpToDate>
  <CharactersWithSpaces>36131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chengzhi</dc:creator>
  <cp:keywords/>
  <dc:description/>
  <cp:lastModifiedBy>Gao chengzhi</cp:lastModifiedBy>
  <cp:revision>14</cp:revision>
  <cp:lastPrinted>2022-05-21T02:38:00Z</cp:lastPrinted>
  <dcterms:created xsi:type="dcterms:W3CDTF">2022-05-03T13:46:00Z</dcterms:created>
  <dcterms:modified xsi:type="dcterms:W3CDTF">2022-05-21T02:38:00Z</dcterms:modified>
</cp:coreProperties>
</file>